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094" w:rsidRPr="003360D8" w:rsidRDefault="00417094" w:rsidP="00417094">
      <w:pPr>
        <w:pStyle w:val="Title"/>
        <w:spacing w:line="242" w:lineRule="auto"/>
        <w:rPr>
          <w:rFonts w:ascii="Times New Roman" w:hAnsi="Times New Roman" w:cs="Times New Roman"/>
          <w:w w:val="115"/>
          <w:sz w:val="24"/>
          <w:szCs w:val="24"/>
        </w:rPr>
      </w:pPr>
    </w:p>
    <w:p w:rsidR="00417094" w:rsidRPr="003360D8" w:rsidRDefault="00417094" w:rsidP="00417094">
      <w:pPr>
        <w:pStyle w:val="Title"/>
        <w:spacing w:line="242" w:lineRule="auto"/>
        <w:rPr>
          <w:rFonts w:ascii="Times New Roman" w:hAnsi="Times New Roman" w:cs="Times New Roman"/>
          <w:w w:val="115"/>
          <w:sz w:val="24"/>
          <w:szCs w:val="24"/>
        </w:rPr>
      </w:pPr>
    </w:p>
    <w:p w:rsidR="00417094" w:rsidRPr="003360D8" w:rsidRDefault="00417094" w:rsidP="00417094">
      <w:pPr>
        <w:pStyle w:val="Title"/>
        <w:spacing w:line="242" w:lineRule="auto"/>
        <w:rPr>
          <w:rFonts w:ascii="Times New Roman" w:hAnsi="Times New Roman" w:cs="Times New Roman"/>
          <w:w w:val="115"/>
          <w:sz w:val="24"/>
          <w:szCs w:val="24"/>
        </w:rPr>
      </w:pPr>
    </w:p>
    <w:p w:rsidR="00417094" w:rsidRPr="003360D8" w:rsidRDefault="00417094" w:rsidP="00417094">
      <w:pPr>
        <w:pStyle w:val="Title"/>
        <w:spacing w:line="242" w:lineRule="auto"/>
        <w:rPr>
          <w:rFonts w:ascii="Times New Roman" w:hAnsi="Times New Roman" w:cs="Times New Roman"/>
          <w:w w:val="115"/>
          <w:sz w:val="24"/>
          <w:szCs w:val="24"/>
        </w:rPr>
      </w:pPr>
    </w:p>
    <w:p w:rsidR="00417094" w:rsidRPr="003360D8" w:rsidRDefault="00417094" w:rsidP="00417094">
      <w:pPr>
        <w:pStyle w:val="Title"/>
        <w:spacing w:line="242" w:lineRule="auto"/>
        <w:rPr>
          <w:rFonts w:ascii="Times New Roman" w:hAnsi="Times New Roman" w:cs="Times New Roman"/>
          <w:w w:val="115"/>
          <w:sz w:val="24"/>
          <w:szCs w:val="24"/>
        </w:rPr>
      </w:pPr>
    </w:p>
    <w:p w:rsidR="00417094" w:rsidRPr="003360D8" w:rsidRDefault="00417094" w:rsidP="00417094">
      <w:pPr>
        <w:pStyle w:val="Title"/>
        <w:spacing w:line="242" w:lineRule="auto"/>
        <w:rPr>
          <w:rFonts w:ascii="Times New Roman" w:hAnsi="Times New Roman" w:cs="Times New Roman"/>
          <w:w w:val="115"/>
          <w:sz w:val="56"/>
          <w:szCs w:val="24"/>
        </w:rPr>
      </w:pPr>
    </w:p>
    <w:p w:rsidR="00E80ED6" w:rsidRPr="003360D8" w:rsidRDefault="00E80ED6" w:rsidP="00E80ED6">
      <w:pPr>
        <w:pStyle w:val="Heading1"/>
        <w:shd w:val="clear" w:color="auto" w:fill="FFFFFF"/>
        <w:spacing w:line="288" w:lineRule="atLeast"/>
        <w:rPr>
          <w:rFonts w:ascii="Times New Roman" w:hAnsi="Times New Roman" w:cs="Times New Roman"/>
          <w:color w:val="3A3A3A"/>
          <w:sz w:val="56"/>
          <w:szCs w:val="24"/>
        </w:rPr>
      </w:pPr>
      <w:r w:rsidRPr="003360D8">
        <w:rPr>
          <w:rFonts w:ascii="Times New Roman" w:hAnsi="Times New Roman" w:cs="Times New Roman"/>
          <w:color w:val="3A3A3A"/>
          <w:sz w:val="56"/>
          <w:szCs w:val="24"/>
        </w:rPr>
        <w:t>ESP32-CAM Remote Controlled Car Robot</w:t>
      </w:r>
    </w:p>
    <w:p w:rsidR="00BE3D92" w:rsidRPr="003360D8" w:rsidRDefault="00BE3D92" w:rsidP="00E80ED6">
      <w:pPr>
        <w:pStyle w:val="Title"/>
        <w:spacing w:line="242" w:lineRule="auto"/>
        <w:rPr>
          <w:rFonts w:ascii="Times New Roman" w:hAnsi="Times New Roman" w:cs="Times New Roman"/>
          <w:w w:val="115"/>
          <w:sz w:val="56"/>
          <w:szCs w:val="24"/>
        </w:rPr>
        <w:sectPr w:rsidR="00BE3D92" w:rsidRPr="003360D8">
          <w:footerReference w:type="default" r:id="rId9"/>
          <w:pgSz w:w="12240" w:h="15840"/>
          <w:pgMar w:top="1480" w:right="540" w:bottom="1240" w:left="500" w:header="0" w:footer="1052" w:gutter="0"/>
          <w:cols w:space="720"/>
        </w:sectPr>
      </w:pPr>
    </w:p>
    <w:p w:rsidR="00BE3D92" w:rsidRPr="003360D8" w:rsidRDefault="00BE3D92">
      <w:pPr>
        <w:pStyle w:val="BodyText"/>
        <w:rPr>
          <w:rFonts w:ascii="Times New Roman" w:hAnsi="Times New Roman" w:cs="Times New Roman"/>
          <w:sz w:val="24"/>
          <w:szCs w:val="24"/>
        </w:rPr>
      </w:pPr>
    </w:p>
    <w:p w:rsidR="00BE3D92" w:rsidRPr="003360D8" w:rsidRDefault="00BE3D92">
      <w:pPr>
        <w:pStyle w:val="BodyText"/>
        <w:spacing w:before="4"/>
        <w:rPr>
          <w:rFonts w:ascii="Times New Roman" w:hAnsi="Times New Roman" w:cs="Times New Roman"/>
          <w:sz w:val="24"/>
          <w:szCs w:val="24"/>
        </w:rPr>
      </w:pPr>
    </w:p>
    <w:p w:rsidR="00BE3D92" w:rsidRPr="003360D8" w:rsidRDefault="00226F29">
      <w:pPr>
        <w:spacing w:before="80"/>
        <w:ind w:left="1372" w:right="1334"/>
        <w:jc w:val="center"/>
        <w:rPr>
          <w:rFonts w:ascii="Times New Roman" w:hAnsi="Times New Roman" w:cs="Times New Roman"/>
          <w:sz w:val="32"/>
          <w:szCs w:val="24"/>
        </w:rPr>
      </w:pPr>
      <w:bookmarkStart w:id="0" w:name="_TOC_250010"/>
      <w:bookmarkEnd w:id="0"/>
      <w:r w:rsidRPr="003360D8">
        <w:rPr>
          <w:rFonts w:ascii="Times New Roman" w:hAnsi="Times New Roman" w:cs="Times New Roman"/>
          <w:sz w:val="32"/>
          <w:szCs w:val="24"/>
          <w:u w:val="thick"/>
        </w:rPr>
        <w:t>ABSTRACT</w:t>
      </w:r>
    </w:p>
    <w:p w:rsidR="00BE3D92" w:rsidRPr="003360D8" w:rsidRDefault="00BE3D92">
      <w:pPr>
        <w:pStyle w:val="BodyText"/>
        <w:spacing w:before="5"/>
        <w:rPr>
          <w:rFonts w:ascii="Times New Roman" w:hAnsi="Times New Roman" w:cs="Times New Roman"/>
          <w:sz w:val="24"/>
          <w:szCs w:val="24"/>
        </w:rPr>
      </w:pPr>
    </w:p>
    <w:p w:rsidR="00BE3D92" w:rsidRPr="003360D8" w:rsidRDefault="00E80ED6">
      <w:pPr>
        <w:spacing w:line="276" w:lineRule="auto"/>
        <w:rPr>
          <w:rFonts w:ascii="Times New Roman" w:hAnsi="Times New Roman" w:cs="Times New Roman"/>
          <w:color w:val="3A3A3A"/>
          <w:sz w:val="24"/>
          <w:szCs w:val="24"/>
          <w:shd w:val="clear" w:color="auto" w:fill="FFFFFF"/>
        </w:rPr>
      </w:pPr>
      <w:r w:rsidRPr="003360D8">
        <w:rPr>
          <w:rFonts w:ascii="Times New Roman" w:hAnsi="Times New Roman" w:cs="Times New Roman"/>
          <w:color w:val="3A3A3A"/>
          <w:sz w:val="24"/>
          <w:szCs w:val="24"/>
          <w:shd w:val="clear" w:color="auto" w:fill="FFFFFF"/>
        </w:rPr>
        <w:t>Build a Wi-Fi remote controlled car robot with the ESP32-CAM. You’ll be able to control the robot using a web server that displays a video streaming of what the robot “sees”. You can control your robot remotely even if it’s out of your sight. The ESP32-CAM will be programmed using Arduino IDE.</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Before starting the project, we’ll highlight the most important features and components used to build the robot.</w:t>
      </w:r>
    </w:p>
    <w:p w:rsidR="00E80ED6" w:rsidRPr="003360D8" w:rsidRDefault="00E80ED6" w:rsidP="00E80ED6">
      <w:pPr>
        <w:pStyle w:val="Heading3"/>
        <w:shd w:val="clear" w:color="auto" w:fill="FFFFFF"/>
        <w:spacing w:before="510" w:after="150" w:line="312" w:lineRule="atLeast"/>
        <w:rPr>
          <w:rFonts w:ascii="Times New Roman" w:hAnsi="Times New Roman" w:cs="Times New Roman"/>
          <w:color w:val="3A3A3A"/>
          <w:sz w:val="36"/>
          <w:szCs w:val="24"/>
        </w:rPr>
      </w:pPr>
      <w:r w:rsidRPr="003360D8">
        <w:rPr>
          <w:rFonts w:ascii="Times New Roman" w:hAnsi="Times New Roman" w:cs="Times New Roman"/>
          <w:color w:val="3A3A3A"/>
          <w:sz w:val="36"/>
          <w:szCs w:val="24"/>
        </w:rPr>
        <w:t>Wi-Fi</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The robot will be controlled via Wi-Fi using your ESP32-CAM. We’ll create a web-based interface to control the robot, that can be accessed in any device inside your local network.</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The web page also shows a video streaming of what the robot “sees”. For good results with video streaming, we recommend using an </w:t>
      </w:r>
      <w:r w:rsidRPr="003360D8">
        <w:rPr>
          <w:color w:val="3A3A3A"/>
          <w:bdr w:val="none" w:sz="0" w:space="0" w:color="auto" w:frame="1"/>
        </w:rPr>
        <w:t>ESP32-CAM with external antenna</w:t>
      </w:r>
      <w:r w:rsidRPr="003360D8">
        <w:rPr>
          <w:color w:val="3A3A3A"/>
        </w:rPr>
        <w:t>.</w:t>
      </w:r>
    </w:p>
    <w:p w:rsidR="00E80ED6" w:rsidRPr="003360D8" w:rsidRDefault="00E80ED6" w:rsidP="00E80ED6">
      <w:pPr>
        <w:pStyle w:val="NormalWeb"/>
        <w:shd w:val="clear" w:color="auto" w:fill="FFFFFF"/>
        <w:spacing w:before="0" w:beforeAutospacing="0" w:after="0" w:afterAutospacing="0"/>
        <w:rPr>
          <w:color w:val="3A3A3A"/>
        </w:rPr>
      </w:pPr>
    </w:p>
    <w:p w:rsidR="00E80ED6" w:rsidRPr="003360D8" w:rsidRDefault="00E80ED6" w:rsidP="00E80ED6">
      <w:pPr>
        <w:spacing w:line="276" w:lineRule="auto"/>
        <w:jc w:val="center"/>
        <w:rPr>
          <w:rFonts w:ascii="Times New Roman" w:hAnsi="Times New Roman" w:cs="Times New Roman"/>
          <w:sz w:val="24"/>
          <w:szCs w:val="24"/>
        </w:rPr>
        <w:sectPr w:rsidR="00E80ED6" w:rsidRPr="003360D8">
          <w:pgSz w:w="12240" w:h="15840"/>
          <w:pgMar w:top="1500" w:right="540" w:bottom="1240" w:left="500" w:header="0" w:footer="1052" w:gutter="0"/>
          <w:cols w:space="720"/>
        </w:sectPr>
      </w:pPr>
      <w:r w:rsidRPr="003360D8">
        <w:rPr>
          <w:rFonts w:ascii="Times New Roman" w:hAnsi="Times New Roman" w:cs="Times New Roman"/>
          <w:noProof/>
          <w:sz w:val="24"/>
          <w:szCs w:val="24"/>
        </w:rPr>
        <w:drawing>
          <wp:inline distT="0" distB="0" distL="0" distR="0" wp14:anchorId="5B8FB23D" wp14:editId="32B5A767">
            <wp:extent cx="4769024" cy="2695904"/>
            <wp:effectExtent l="0" t="0" r="0" b="9525"/>
            <wp:docPr id="3" name="Picture 3" descr="ESP32-CAM board external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CAM board external anten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0199" cy="2696568"/>
                    </a:xfrm>
                    <a:prstGeom prst="rect">
                      <a:avLst/>
                    </a:prstGeom>
                    <a:noFill/>
                    <a:ln>
                      <a:noFill/>
                    </a:ln>
                  </pic:spPr>
                </pic:pic>
              </a:graphicData>
            </a:graphic>
          </wp:inline>
        </w:drawing>
      </w:r>
    </w:p>
    <w:p w:rsidR="00BE3D92" w:rsidRPr="003360D8" w:rsidRDefault="00BE3D92">
      <w:pPr>
        <w:pStyle w:val="BodyText"/>
        <w:spacing w:before="5"/>
        <w:rPr>
          <w:rFonts w:ascii="Times New Roman" w:hAnsi="Times New Roman" w:cs="Times New Roman"/>
          <w:b/>
          <w:sz w:val="24"/>
          <w:szCs w:val="24"/>
        </w:rPr>
      </w:pPr>
    </w:p>
    <w:p w:rsidR="00BE3D92" w:rsidRPr="003360D8" w:rsidRDefault="00B62713">
      <w:pPr>
        <w:spacing w:before="1"/>
        <w:ind w:left="1372" w:right="1334"/>
        <w:jc w:val="center"/>
        <w:rPr>
          <w:rFonts w:ascii="Times New Roman" w:hAnsi="Times New Roman" w:cs="Times New Roman"/>
          <w:sz w:val="32"/>
          <w:szCs w:val="24"/>
        </w:rPr>
      </w:pPr>
      <w:r>
        <w:rPr>
          <w:rFonts w:ascii="Times New Roman" w:hAnsi="Times New Roman" w:cs="Times New Roman"/>
          <w:sz w:val="32"/>
          <w:szCs w:val="24"/>
          <w:u w:val="thick"/>
        </w:rPr>
        <w:t>CONTRENTS</w:t>
      </w:r>
    </w:p>
    <w:p w:rsidR="00B62713" w:rsidRDefault="00B62713" w:rsidP="00B62713">
      <w:pPr>
        <w:pStyle w:val="BodyText"/>
        <w:rPr>
          <w:rFonts w:ascii="Times New Roman" w:hAnsi="Times New Roman" w:cs="Times New Roman"/>
          <w:b/>
          <w:sz w:val="28"/>
          <w:szCs w:val="24"/>
        </w:rPr>
      </w:pPr>
      <w:r w:rsidRPr="00B62713">
        <w:rPr>
          <w:rFonts w:ascii="Times New Roman" w:hAnsi="Times New Roman" w:cs="Times New Roman"/>
          <w:b/>
          <w:sz w:val="28"/>
          <w:szCs w:val="24"/>
        </w:rPr>
        <w:t>Chapter 1.</w:t>
      </w:r>
    </w:p>
    <w:p w:rsidR="00B62713" w:rsidRPr="00B62713" w:rsidRDefault="00B62713" w:rsidP="00B62713">
      <w:pPr>
        <w:pStyle w:val="BodyText"/>
        <w:rPr>
          <w:rFonts w:ascii="Times New Roman" w:hAnsi="Times New Roman" w:cs="Times New Roman"/>
          <w:b/>
          <w:sz w:val="28"/>
          <w:szCs w:val="24"/>
        </w:rPr>
      </w:pPr>
    </w:p>
    <w:p w:rsidR="00B62713" w:rsidRDefault="00B62713" w:rsidP="00B62713">
      <w:pPr>
        <w:pStyle w:val="BodyText"/>
        <w:rPr>
          <w:rFonts w:ascii="Times New Roman" w:hAnsi="Times New Roman" w:cs="Times New Roman"/>
          <w:sz w:val="24"/>
          <w:szCs w:val="24"/>
        </w:rPr>
      </w:pPr>
      <w:r>
        <w:rPr>
          <w:rFonts w:ascii="Times New Roman" w:hAnsi="Times New Roman" w:cs="Times New Roman"/>
          <w:sz w:val="24"/>
          <w:szCs w:val="24"/>
        </w:rPr>
        <w:t xml:space="preserve"> </w:t>
      </w:r>
      <w:r w:rsidRPr="003360D8">
        <w:rPr>
          <w:rFonts w:ascii="Times New Roman" w:hAnsi="Times New Roman" w:cs="Times New Roman"/>
          <w:sz w:val="24"/>
          <w:szCs w:val="24"/>
        </w:rPr>
        <w:t>INTRODUTION</w:t>
      </w:r>
      <w:r>
        <w:rPr>
          <w:rFonts w:ascii="Times New Roman" w:hAnsi="Times New Roman" w:cs="Times New Roman"/>
          <w:sz w:val="24"/>
          <w:szCs w:val="24"/>
        </w:rPr>
        <w:t xml:space="preserve">                                                                                    </w:t>
      </w:r>
      <w:r w:rsidR="006C7DB4">
        <w:rPr>
          <w:rFonts w:ascii="Times New Roman" w:hAnsi="Times New Roman" w:cs="Times New Roman"/>
          <w:sz w:val="24"/>
          <w:szCs w:val="24"/>
        </w:rPr>
        <w:t xml:space="preserve">                              </w:t>
      </w:r>
      <w:r>
        <w:rPr>
          <w:rFonts w:ascii="Times New Roman" w:hAnsi="Times New Roman" w:cs="Times New Roman"/>
          <w:sz w:val="24"/>
          <w:szCs w:val="24"/>
        </w:rPr>
        <w:t xml:space="preserve">   </w:t>
      </w:r>
      <w:r w:rsidR="006C7DB4">
        <w:rPr>
          <w:rFonts w:ascii="Times New Roman" w:hAnsi="Times New Roman" w:cs="Times New Roman"/>
          <w:sz w:val="24"/>
          <w:szCs w:val="24"/>
        </w:rPr>
        <w:t xml:space="preserve"> </w:t>
      </w:r>
      <w:r w:rsidRPr="003360D8">
        <w:rPr>
          <w:rFonts w:ascii="Times New Roman" w:hAnsi="Times New Roman" w:cs="Times New Roman"/>
          <w:sz w:val="24"/>
          <w:szCs w:val="24"/>
        </w:rPr>
        <w:t>PAGE</w:t>
      </w:r>
      <w:r w:rsidRPr="003360D8">
        <w:rPr>
          <w:rFonts w:ascii="Times New Roman" w:hAnsi="Times New Roman" w:cs="Times New Roman"/>
          <w:spacing w:val="-2"/>
          <w:sz w:val="24"/>
          <w:szCs w:val="24"/>
        </w:rPr>
        <w:t xml:space="preserve"> </w:t>
      </w:r>
      <w:r w:rsidRPr="003360D8">
        <w:rPr>
          <w:rFonts w:ascii="Times New Roman" w:hAnsi="Times New Roman" w:cs="Times New Roman"/>
          <w:sz w:val="24"/>
          <w:szCs w:val="24"/>
        </w:rPr>
        <w:t>4</w:t>
      </w:r>
    </w:p>
    <w:p w:rsidR="00B62713" w:rsidRPr="003360D8" w:rsidRDefault="00B62713" w:rsidP="00B62713">
      <w:pPr>
        <w:tabs>
          <w:tab w:val="left" w:pos="9381"/>
        </w:tabs>
        <w:rPr>
          <w:rFonts w:ascii="Times New Roman" w:hAnsi="Times New Roman" w:cs="Times New Roman"/>
          <w:sz w:val="24"/>
          <w:szCs w:val="24"/>
        </w:rPr>
      </w:pPr>
      <w:r>
        <w:rPr>
          <w:rFonts w:ascii="Times New Roman" w:hAnsi="Times New Roman" w:cs="Times New Roman"/>
          <w:sz w:val="24"/>
          <w:szCs w:val="24"/>
        </w:rPr>
        <w:t xml:space="preserve"> </w:t>
      </w:r>
      <w:r w:rsidR="006C7DB4">
        <w:rPr>
          <w:rFonts w:ascii="Times New Roman" w:hAnsi="Times New Roman" w:cs="Times New Roman"/>
          <w:sz w:val="24"/>
          <w:szCs w:val="24"/>
        </w:rPr>
        <w:t xml:space="preserve">FEATURE                                                                                                                                </w:t>
      </w:r>
      <w:r w:rsidRPr="003360D8">
        <w:rPr>
          <w:rFonts w:ascii="Times New Roman" w:hAnsi="Times New Roman" w:cs="Times New Roman"/>
          <w:sz w:val="24"/>
          <w:szCs w:val="24"/>
        </w:rPr>
        <w:t>PAGE</w:t>
      </w:r>
      <w:r w:rsidRPr="003360D8">
        <w:rPr>
          <w:rFonts w:ascii="Times New Roman" w:hAnsi="Times New Roman" w:cs="Times New Roman"/>
          <w:spacing w:val="-2"/>
          <w:sz w:val="24"/>
          <w:szCs w:val="24"/>
        </w:rPr>
        <w:t xml:space="preserve"> </w:t>
      </w:r>
      <w:r w:rsidRPr="003360D8">
        <w:rPr>
          <w:rFonts w:ascii="Times New Roman" w:hAnsi="Times New Roman" w:cs="Times New Roman"/>
          <w:sz w:val="24"/>
          <w:szCs w:val="24"/>
        </w:rPr>
        <w:t>6</w:t>
      </w:r>
    </w:p>
    <w:p w:rsidR="00B62713" w:rsidRDefault="00B62713" w:rsidP="00B62713">
      <w:pPr>
        <w:pStyle w:val="BodyText"/>
        <w:tabs>
          <w:tab w:val="left" w:pos="9381"/>
        </w:tabs>
        <w:jc w:val="both"/>
        <w:rPr>
          <w:rFonts w:ascii="Times New Roman" w:hAnsi="Times New Roman" w:cs="Times New Roman"/>
          <w:sz w:val="24"/>
          <w:szCs w:val="24"/>
        </w:rPr>
      </w:pPr>
      <w:r w:rsidRPr="003360D8">
        <w:rPr>
          <w:rFonts w:ascii="Times New Roman" w:hAnsi="Times New Roman" w:cs="Times New Roman"/>
          <w:color w:val="3A3A3A"/>
          <w:sz w:val="24"/>
          <w:szCs w:val="24"/>
        </w:rPr>
        <w:t>INSTALL THE ESP32 ADD-ON</w:t>
      </w:r>
      <w:r>
        <w:rPr>
          <w:rFonts w:ascii="Times New Roman" w:hAnsi="Times New Roman" w:cs="Times New Roman"/>
          <w:color w:val="3A3A3A"/>
          <w:sz w:val="24"/>
          <w:szCs w:val="24"/>
        </w:rPr>
        <w:t xml:space="preserve">                                                                     </w:t>
      </w:r>
      <w:r w:rsidR="006C7DB4">
        <w:rPr>
          <w:rFonts w:ascii="Times New Roman" w:hAnsi="Times New Roman" w:cs="Times New Roman"/>
          <w:color w:val="3A3A3A"/>
          <w:sz w:val="24"/>
          <w:szCs w:val="24"/>
        </w:rPr>
        <w:t xml:space="preserve">                        </w:t>
      </w:r>
      <w:r w:rsidRPr="003360D8">
        <w:rPr>
          <w:rFonts w:ascii="Times New Roman" w:hAnsi="Times New Roman" w:cs="Times New Roman"/>
          <w:sz w:val="24"/>
          <w:szCs w:val="24"/>
        </w:rPr>
        <w:t>PAGE</w:t>
      </w:r>
      <w:r w:rsidRPr="003360D8">
        <w:rPr>
          <w:rFonts w:ascii="Times New Roman" w:hAnsi="Times New Roman" w:cs="Times New Roman"/>
          <w:spacing w:val="-2"/>
          <w:sz w:val="24"/>
          <w:szCs w:val="24"/>
        </w:rPr>
        <w:t xml:space="preserve"> </w:t>
      </w:r>
      <w:r w:rsidRPr="003360D8">
        <w:rPr>
          <w:rFonts w:ascii="Times New Roman" w:hAnsi="Times New Roman" w:cs="Times New Roman"/>
          <w:sz w:val="24"/>
          <w:szCs w:val="24"/>
        </w:rPr>
        <w:t>7</w:t>
      </w:r>
    </w:p>
    <w:p w:rsidR="00B62713" w:rsidRDefault="00B62713" w:rsidP="00B62713">
      <w:pPr>
        <w:pStyle w:val="BodyText"/>
        <w:tabs>
          <w:tab w:val="left" w:pos="9381"/>
        </w:tabs>
        <w:jc w:val="both"/>
        <w:rPr>
          <w:rFonts w:ascii="Times New Roman" w:hAnsi="Times New Roman" w:cs="Times New Roman"/>
          <w:sz w:val="24"/>
          <w:szCs w:val="24"/>
        </w:rPr>
      </w:pPr>
    </w:p>
    <w:p w:rsidR="00B62713" w:rsidRPr="00B62713" w:rsidRDefault="00B62713" w:rsidP="00B62713">
      <w:pPr>
        <w:pStyle w:val="BodyText"/>
        <w:rPr>
          <w:rFonts w:ascii="Times New Roman" w:hAnsi="Times New Roman" w:cs="Times New Roman"/>
          <w:b/>
          <w:sz w:val="28"/>
          <w:szCs w:val="24"/>
        </w:rPr>
      </w:pPr>
      <w:r w:rsidRPr="00B62713">
        <w:rPr>
          <w:rFonts w:ascii="Times New Roman" w:hAnsi="Times New Roman" w:cs="Times New Roman"/>
          <w:b/>
          <w:sz w:val="28"/>
          <w:szCs w:val="24"/>
        </w:rPr>
        <w:t>C</w:t>
      </w:r>
      <w:r>
        <w:rPr>
          <w:rFonts w:ascii="Times New Roman" w:hAnsi="Times New Roman" w:cs="Times New Roman"/>
          <w:b/>
          <w:sz w:val="28"/>
          <w:szCs w:val="24"/>
        </w:rPr>
        <w:t>hapter 2</w:t>
      </w:r>
      <w:r w:rsidRPr="00B62713">
        <w:rPr>
          <w:rFonts w:ascii="Times New Roman" w:hAnsi="Times New Roman" w:cs="Times New Roman"/>
          <w:b/>
          <w:sz w:val="28"/>
          <w:szCs w:val="24"/>
        </w:rPr>
        <w:t>.</w:t>
      </w:r>
    </w:p>
    <w:p w:rsidR="00B62713" w:rsidRDefault="00B62713" w:rsidP="00B62713">
      <w:pPr>
        <w:pStyle w:val="BodyText"/>
        <w:tabs>
          <w:tab w:val="left" w:pos="9381"/>
        </w:tabs>
        <w:jc w:val="both"/>
        <w:rPr>
          <w:rFonts w:ascii="Times New Roman" w:hAnsi="Times New Roman" w:cs="Times New Roman"/>
          <w:sz w:val="24"/>
          <w:szCs w:val="24"/>
        </w:rPr>
      </w:pPr>
    </w:p>
    <w:p w:rsidR="00B62713" w:rsidRDefault="00B62713" w:rsidP="00B62713">
      <w:pPr>
        <w:spacing w:before="80"/>
        <w:ind w:right="1332"/>
        <w:rPr>
          <w:rFonts w:ascii="Times New Roman" w:hAnsi="Times New Roman" w:cs="Times New Roman"/>
          <w:sz w:val="24"/>
          <w:szCs w:val="24"/>
        </w:rPr>
      </w:pPr>
      <w:r w:rsidRPr="006053A5">
        <w:rPr>
          <w:rFonts w:ascii="Times New Roman" w:hAnsi="Times New Roman" w:cs="Times New Roman"/>
          <w:sz w:val="24"/>
          <w:szCs w:val="24"/>
        </w:rPr>
        <w:t>DESCRIPTION</w:t>
      </w:r>
      <w:r w:rsidRPr="00B62713">
        <w:rPr>
          <w:rFonts w:ascii="Times New Roman" w:hAnsi="Times New Roman" w:cs="Times New Roman"/>
          <w:sz w:val="24"/>
          <w:szCs w:val="24"/>
        </w:rPr>
        <w:t xml:space="preserve"> </w:t>
      </w:r>
      <w:r>
        <w:rPr>
          <w:rFonts w:ascii="Times New Roman" w:hAnsi="Times New Roman" w:cs="Times New Roman"/>
          <w:sz w:val="24"/>
          <w:szCs w:val="24"/>
        </w:rPr>
        <w:t xml:space="preserve">                                                                                       </w:t>
      </w:r>
      <w:r w:rsidR="006C7DB4">
        <w:rPr>
          <w:rFonts w:ascii="Times New Roman" w:hAnsi="Times New Roman" w:cs="Times New Roman"/>
          <w:sz w:val="24"/>
          <w:szCs w:val="24"/>
        </w:rPr>
        <w:t xml:space="preserve">                                 </w:t>
      </w:r>
      <w:r w:rsidRPr="003360D8">
        <w:rPr>
          <w:rFonts w:ascii="Times New Roman" w:hAnsi="Times New Roman" w:cs="Times New Roman"/>
          <w:sz w:val="24"/>
          <w:szCs w:val="24"/>
        </w:rPr>
        <w:t>PAGE</w:t>
      </w:r>
      <w:r w:rsidRPr="003360D8">
        <w:rPr>
          <w:rFonts w:ascii="Times New Roman" w:hAnsi="Times New Roman" w:cs="Times New Roman"/>
          <w:spacing w:val="-2"/>
          <w:sz w:val="24"/>
          <w:szCs w:val="24"/>
        </w:rPr>
        <w:t xml:space="preserve"> </w:t>
      </w:r>
      <w:r w:rsidRPr="003360D8">
        <w:rPr>
          <w:rFonts w:ascii="Times New Roman" w:hAnsi="Times New Roman" w:cs="Times New Roman"/>
          <w:sz w:val="24"/>
          <w:szCs w:val="24"/>
        </w:rPr>
        <w:t>12</w:t>
      </w:r>
    </w:p>
    <w:p w:rsidR="00B62713" w:rsidRDefault="00B62713" w:rsidP="00B62713">
      <w:pPr>
        <w:tabs>
          <w:tab w:val="left" w:pos="8982"/>
        </w:tabs>
        <w:spacing w:before="80"/>
        <w:ind w:right="1332"/>
        <w:rPr>
          <w:rFonts w:ascii="Times New Roman" w:hAnsi="Times New Roman" w:cs="Times New Roman"/>
          <w:color w:val="3A3A3A"/>
          <w:sz w:val="24"/>
          <w:szCs w:val="24"/>
        </w:rPr>
      </w:pPr>
      <w:r w:rsidRPr="006053A5">
        <w:rPr>
          <w:rFonts w:ascii="Times New Roman" w:hAnsi="Times New Roman" w:cs="Times New Roman"/>
          <w:color w:val="3A3A3A"/>
          <w:sz w:val="24"/>
          <w:szCs w:val="24"/>
        </w:rPr>
        <w:t xml:space="preserve">SCHEMATIC </w:t>
      </w:r>
      <w:r w:rsidR="006C7DB4">
        <w:rPr>
          <w:rFonts w:ascii="Times New Roman" w:hAnsi="Times New Roman" w:cs="Times New Roman"/>
          <w:color w:val="3A3A3A"/>
          <w:sz w:val="24"/>
          <w:szCs w:val="24"/>
        </w:rPr>
        <w:t xml:space="preserve">DIAGRAM                                                                                                        </w:t>
      </w:r>
      <w:r w:rsidRPr="003360D8">
        <w:rPr>
          <w:rFonts w:ascii="Times New Roman" w:hAnsi="Times New Roman" w:cs="Times New Roman"/>
          <w:sz w:val="24"/>
          <w:szCs w:val="24"/>
        </w:rPr>
        <w:t>PAGE</w:t>
      </w:r>
      <w:r w:rsidRPr="003360D8">
        <w:rPr>
          <w:rFonts w:ascii="Times New Roman" w:hAnsi="Times New Roman" w:cs="Times New Roman"/>
          <w:spacing w:val="-2"/>
          <w:sz w:val="24"/>
          <w:szCs w:val="24"/>
        </w:rPr>
        <w:t xml:space="preserve"> </w:t>
      </w:r>
      <w:r w:rsidR="006C7DB4">
        <w:rPr>
          <w:rFonts w:ascii="Times New Roman" w:hAnsi="Times New Roman" w:cs="Times New Roman"/>
          <w:sz w:val="24"/>
          <w:szCs w:val="24"/>
        </w:rPr>
        <w:t>13</w:t>
      </w:r>
    </w:p>
    <w:p w:rsidR="00B62713" w:rsidRDefault="00B62713" w:rsidP="006C7DB4">
      <w:pPr>
        <w:tabs>
          <w:tab w:val="left" w:pos="8982"/>
        </w:tabs>
        <w:spacing w:before="80"/>
        <w:ind w:right="1332"/>
        <w:rPr>
          <w:rFonts w:ascii="Times New Roman" w:hAnsi="Times New Roman" w:cs="Times New Roman"/>
          <w:sz w:val="24"/>
          <w:szCs w:val="24"/>
        </w:rPr>
      </w:pPr>
      <w:r w:rsidRPr="00B62713">
        <w:rPr>
          <w:rFonts w:ascii="Times New Roman" w:hAnsi="Times New Roman" w:cs="Times New Roman"/>
          <w:sz w:val="24"/>
          <w:szCs w:val="24"/>
        </w:rPr>
        <w:t>POWER PINS</w:t>
      </w:r>
      <w:r w:rsidR="006C7DB4">
        <w:rPr>
          <w:rFonts w:ascii="Times New Roman" w:hAnsi="Times New Roman" w:cs="Times New Roman"/>
          <w:sz w:val="24"/>
          <w:szCs w:val="24"/>
        </w:rPr>
        <w:t xml:space="preserve">                                                                                                                            </w:t>
      </w:r>
      <w:r w:rsidR="006C7DB4" w:rsidRPr="003360D8">
        <w:rPr>
          <w:rFonts w:ascii="Times New Roman" w:hAnsi="Times New Roman" w:cs="Times New Roman"/>
          <w:sz w:val="24"/>
          <w:szCs w:val="24"/>
        </w:rPr>
        <w:t>PAGE</w:t>
      </w:r>
      <w:r w:rsidR="006C7DB4" w:rsidRPr="003360D8">
        <w:rPr>
          <w:rFonts w:ascii="Times New Roman" w:hAnsi="Times New Roman" w:cs="Times New Roman"/>
          <w:spacing w:val="-2"/>
          <w:sz w:val="24"/>
          <w:szCs w:val="24"/>
        </w:rPr>
        <w:t xml:space="preserve"> </w:t>
      </w:r>
      <w:r w:rsidR="006C7DB4">
        <w:rPr>
          <w:rFonts w:ascii="Times New Roman" w:hAnsi="Times New Roman" w:cs="Times New Roman"/>
          <w:sz w:val="24"/>
          <w:szCs w:val="24"/>
        </w:rPr>
        <w:t>14</w:t>
      </w:r>
    </w:p>
    <w:p w:rsidR="00B62713" w:rsidRDefault="00B62713" w:rsidP="00B62713">
      <w:pPr>
        <w:spacing w:before="80"/>
        <w:ind w:right="1332"/>
        <w:rPr>
          <w:rFonts w:ascii="Times New Roman" w:hAnsi="Times New Roman" w:cs="Times New Roman"/>
          <w:sz w:val="24"/>
          <w:szCs w:val="24"/>
        </w:rPr>
      </w:pPr>
    </w:p>
    <w:p w:rsidR="00B62713" w:rsidRPr="00B62713" w:rsidRDefault="00B62713" w:rsidP="00B62713">
      <w:pPr>
        <w:pStyle w:val="BodyText"/>
        <w:rPr>
          <w:rFonts w:ascii="Times New Roman" w:hAnsi="Times New Roman" w:cs="Times New Roman"/>
          <w:b/>
          <w:sz w:val="28"/>
          <w:szCs w:val="24"/>
        </w:rPr>
      </w:pPr>
      <w:r w:rsidRPr="00B62713">
        <w:rPr>
          <w:rFonts w:ascii="Times New Roman" w:hAnsi="Times New Roman" w:cs="Times New Roman"/>
          <w:b/>
          <w:sz w:val="28"/>
          <w:szCs w:val="24"/>
        </w:rPr>
        <w:t>C</w:t>
      </w:r>
      <w:r>
        <w:rPr>
          <w:rFonts w:ascii="Times New Roman" w:hAnsi="Times New Roman" w:cs="Times New Roman"/>
          <w:b/>
          <w:sz w:val="28"/>
          <w:szCs w:val="24"/>
        </w:rPr>
        <w:t>hapter 3</w:t>
      </w:r>
      <w:r w:rsidRPr="00B62713">
        <w:rPr>
          <w:rFonts w:ascii="Times New Roman" w:hAnsi="Times New Roman" w:cs="Times New Roman"/>
          <w:b/>
          <w:sz w:val="28"/>
          <w:szCs w:val="24"/>
        </w:rPr>
        <w:t>.</w:t>
      </w:r>
    </w:p>
    <w:p w:rsidR="00B62713" w:rsidRDefault="00B62713" w:rsidP="00B62713">
      <w:pPr>
        <w:spacing w:before="80"/>
        <w:ind w:right="1332"/>
        <w:rPr>
          <w:rFonts w:ascii="Times New Roman" w:hAnsi="Times New Roman" w:cs="Times New Roman"/>
          <w:sz w:val="24"/>
          <w:szCs w:val="24"/>
        </w:rPr>
      </w:pPr>
    </w:p>
    <w:p w:rsidR="00B62713" w:rsidRDefault="00B62713" w:rsidP="006C7DB4">
      <w:pPr>
        <w:tabs>
          <w:tab w:val="left" w:pos="8284"/>
        </w:tabs>
        <w:spacing w:before="80"/>
        <w:ind w:right="1332"/>
        <w:rPr>
          <w:rFonts w:ascii="Times New Roman" w:hAnsi="Times New Roman" w:cs="Times New Roman"/>
          <w:sz w:val="24"/>
          <w:szCs w:val="24"/>
        </w:rPr>
      </w:pPr>
      <w:r w:rsidRPr="00B62713">
        <w:rPr>
          <w:rFonts w:ascii="Times New Roman" w:hAnsi="Times New Roman" w:cs="Times New Roman"/>
          <w:sz w:val="24"/>
          <w:szCs w:val="24"/>
        </w:rPr>
        <w:t>BO MOTOR</w:t>
      </w:r>
      <w:r w:rsidR="006C7DB4">
        <w:rPr>
          <w:rFonts w:ascii="Times New Roman" w:hAnsi="Times New Roman" w:cs="Times New Roman"/>
          <w:sz w:val="24"/>
          <w:szCs w:val="24"/>
        </w:rPr>
        <w:tab/>
        <w:t xml:space="preserve">          </w:t>
      </w:r>
      <w:r w:rsidR="006C7DB4" w:rsidRPr="003360D8">
        <w:rPr>
          <w:rFonts w:ascii="Times New Roman" w:hAnsi="Times New Roman" w:cs="Times New Roman"/>
          <w:sz w:val="24"/>
          <w:szCs w:val="24"/>
        </w:rPr>
        <w:t>PAGE</w:t>
      </w:r>
      <w:r w:rsidR="006C7DB4" w:rsidRPr="003360D8">
        <w:rPr>
          <w:rFonts w:ascii="Times New Roman" w:hAnsi="Times New Roman" w:cs="Times New Roman"/>
          <w:spacing w:val="-2"/>
          <w:sz w:val="24"/>
          <w:szCs w:val="24"/>
        </w:rPr>
        <w:t xml:space="preserve"> </w:t>
      </w:r>
      <w:r w:rsidR="006C7DB4">
        <w:rPr>
          <w:rFonts w:ascii="Times New Roman" w:hAnsi="Times New Roman" w:cs="Times New Roman"/>
          <w:sz w:val="24"/>
          <w:szCs w:val="24"/>
        </w:rPr>
        <w:t>15</w:t>
      </w:r>
    </w:p>
    <w:p w:rsidR="00B62713" w:rsidRDefault="00B62713" w:rsidP="006C7DB4">
      <w:pPr>
        <w:pStyle w:val="BodyText"/>
        <w:tabs>
          <w:tab w:val="left" w:pos="8868"/>
        </w:tabs>
        <w:rPr>
          <w:sz w:val="24"/>
        </w:rPr>
      </w:pPr>
      <w:r w:rsidRPr="00B62713">
        <w:rPr>
          <w:sz w:val="24"/>
        </w:rPr>
        <w:t>L298N Motor Driver Module</w:t>
      </w:r>
      <w:r w:rsidR="006C7DB4">
        <w:rPr>
          <w:sz w:val="24"/>
        </w:rPr>
        <w:t xml:space="preserve"> </w:t>
      </w:r>
      <w:r w:rsidR="006C7DB4">
        <w:rPr>
          <w:sz w:val="24"/>
        </w:rPr>
        <w:tab/>
      </w:r>
      <w:r w:rsidR="006C7DB4" w:rsidRPr="003360D8">
        <w:rPr>
          <w:rFonts w:ascii="Times New Roman" w:hAnsi="Times New Roman" w:cs="Times New Roman"/>
          <w:sz w:val="24"/>
          <w:szCs w:val="24"/>
        </w:rPr>
        <w:t>PAGE</w:t>
      </w:r>
      <w:r w:rsidR="006C7DB4" w:rsidRPr="003360D8">
        <w:rPr>
          <w:rFonts w:ascii="Times New Roman" w:hAnsi="Times New Roman" w:cs="Times New Roman"/>
          <w:spacing w:val="-2"/>
          <w:sz w:val="24"/>
          <w:szCs w:val="24"/>
        </w:rPr>
        <w:t xml:space="preserve"> </w:t>
      </w:r>
      <w:r w:rsidR="006C7DB4">
        <w:rPr>
          <w:rFonts w:ascii="Times New Roman" w:hAnsi="Times New Roman" w:cs="Times New Roman"/>
          <w:sz w:val="24"/>
          <w:szCs w:val="24"/>
        </w:rPr>
        <w:t>20</w:t>
      </w:r>
    </w:p>
    <w:p w:rsidR="00B62713" w:rsidRPr="00C4645F" w:rsidRDefault="00B62713" w:rsidP="006C7DB4">
      <w:pPr>
        <w:pStyle w:val="BodyText"/>
        <w:tabs>
          <w:tab w:val="left" w:pos="8868"/>
        </w:tabs>
        <w:rPr>
          <w:sz w:val="24"/>
        </w:rPr>
      </w:pPr>
      <w:r w:rsidRPr="00C4645F">
        <w:rPr>
          <w:sz w:val="24"/>
        </w:rPr>
        <w:t>Lithium-ion Battery</w:t>
      </w:r>
      <w:r w:rsidR="006C7DB4">
        <w:rPr>
          <w:sz w:val="24"/>
        </w:rPr>
        <w:tab/>
      </w:r>
      <w:r w:rsidR="006C7DB4" w:rsidRPr="003360D8">
        <w:rPr>
          <w:rFonts w:ascii="Times New Roman" w:hAnsi="Times New Roman" w:cs="Times New Roman"/>
          <w:sz w:val="24"/>
          <w:szCs w:val="24"/>
        </w:rPr>
        <w:t>PAGE</w:t>
      </w:r>
      <w:r w:rsidR="006C7DB4" w:rsidRPr="003360D8">
        <w:rPr>
          <w:rFonts w:ascii="Times New Roman" w:hAnsi="Times New Roman" w:cs="Times New Roman"/>
          <w:spacing w:val="-2"/>
          <w:sz w:val="24"/>
          <w:szCs w:val="24"/>
        </w:rPr>
        <w:t xml:space="preserve"> </w:t>
      </w:r>
      <w:r w:rsidR="006C7DB4">
        <w:rPr>
          <w:rFonts w:ascii="Times New Roman" w:hAnsi="Times New Roman" w:cs="Times New Roman"/>
          <w:sz w:val="24"/>
          <w:szCs w:val="24"/>
        </w:rPr>
        <w:t>22</w:t>
      </w:r>
    </w:p>
    <w:p w:rsidR="00B62713" w:rsidRPr="00B62713" w:rsidRDefault="00B62713" w:rsidP="006C7DB4">
      <w:pPr>
        <w:pStyle w:val="BodyText"/>
        <w:tabs>
          <w:tab w:val="left" w:pos="8868"/>
        </w:tabs>
        <w:rPr>
          <w:sz w:val="24"/>
        </w:rPr>
      </w:pPr>
      <w:r w:rsidRPr="007676EC">
        <w:rPr>
          <w:color w:val="212529"/>
          <w:szCs w:val="23"/>
        </w:rPr>
        <w:t>BO MOTOR WHEELS</w:t>
      </w:r>
      <w:r w:rsidR="006C7DB4">
        <w:rPr>
          <w:color w:val="212529"/>
          <w:szCs w:val="23"/>
        </w:rPr>
        <w:tab/>
      </w:r>
      <w:r w:rsidR="006C7DB4" w:rsidRPr="003360D8">
        <w:rPr>
          <w:rFonts w:ascii="Times New Roman" w:hAnsi="Times New Roman" w:cs="Times New Roman"/>
          <w:sz w:val="24"/>
          <w:szCs w:val="24"/>
        </w:rPr>
        <w:t>PAGE</w:t>
      </w:r>
      <w:r w:rsidR="006C7DB4" w:rsidRPr="003360D8">
        <w:rPr>
          <w:rFonts w:ascii="Times New Roman" w:hAnsi="Times New Roman" w:cs="Times New Roman"/>
          <w:spacing w:val="-2"/>
          <w:sz w:val="24"/>
          <w:szCs w:val="24"/>
        </w:rPr>
        <w:t xml:space="preserve"> </w:t>
      </w:r>
      <w:r w:rsidR="006C7DB4">
        <w:rPr>
          <w:rFonts w:ascii="Times New Roman" w:hAnsi="Times New Roman" w:cs="Times New Roman"/>
          <w:sz w:val="24"/>
          <w:szCs w:val="24"/>
        </w:rPr>
        <w:t>27</w:t>
      </w:r>
    </w:p>
    <w:p w:rsidR="00B62713" w:rsidRDefault="00B62713" w:rsidP="006C7DB4">
      <w:pPr>
        <w:tabs>
          <w:tab w:val="left" w:pos="8868"/>
        </w:tabs>
        <w:spacing w:before="80"/>
        <w:ind w:right="1332"/>
        <w:rPr>
          <w:rStyle w:val="a-size-large"/>
          <w:sz w:val="24"/>
        </w:rPr>
      </w:pPr>
      <w:r w:rsidRPr="007676EC">
        <w:rPr>
          <w:rStyle w:val="a-size-large"/>
          <w:sz w:val="24"/>
        </w:rPr>
        <w:t>Mini rocker switch2A 250V 2 Terminal On-Off Switches</w:t>
      </w:r>
      <w:r w:rsidR="006C7DB4">
        <w:rPr>
          <w:rStyle w:val="a-size-large"/>
          <w:sz w:val="24"/>
        </w:rPr>
        <w:tab/>
      </w:r>
      <w:r w:rsidR="006C7DB4" w:rsidRPr="003360D8">
        <w:rPr>
          <w:rFonts w:ascii="Times New Roman" w:hAnsi="Times New Roman" w:cs="Times New Roman"/>
          <w:sz w:val="24"/>
          <w:szCs w:val="24"/>
        </w:rPr>
        <w:t>PAGE</w:t>
      </w:r>
      <w:r w:rsidR="006C7DB4" w:rsidRPr="003360D8">
        <w:rPr>
          <w:rFonts w:ascii="Times New Roman" w:hAnsi="Times New Roman" w:cs="Times New Roman"/>
          <w:spacing w:val="-2"/>
          <w:sz w:val="24"/>
          <w:szCs w:val="24"/>
        </w:rPr>
        <w:t xml:space="preserve"> </w:t>
      </w:r>
      <w:r w:rsidR="006C7DB4">
        <w:rPr>
          <w:rFonts w:ascii="Times New Roman" w:hAnsi="Times New Roman" w:cs="Times New Roman"/>
          <w:sz w:val="24"/>
          <w:szCs w:val="24"/>
        </w:rPr>
        <w:t>30</w:t>
      </w:r>
    </w:p>
    <w:p w:rsidR="00B62713" w:rsidRPr="00B62713" w:rsidRDefault="00B62713" w:rsidP="00B62713">
      <w:pPr>
        <w:pStyle w:val="BodyText"/>
        <w:rPr>
          <w:rFonts w:ascii="Times New Roman" w:hAnsi="Times New Roman" w:cs="Times New Roman"/>
          <w:b/>
          <w:sz w:val="28"/>
          <w:szCs w:val="24"/>
        </w:rPr>
      </w:pPr>
      <w:r w:rsidRPr="00B62713">
        <w:rPr>
          <w:rFonts w:ascii="Times New Roman" w:hAnsi="Times New Roman" w:cs="Times New Roman"/>
          <w:b/>
          <w:sz w:val="28"/>
          <w:szCs w:val="24"/>
        </w:rPr>
        <w:t>C</w:t>
      </w:r>
      <w:r>
        <w:rPr>
          <w:rFonts w:ascii="Times New Roman" w:hAnsi="Times New Roman" w:cs="Times New Roman"/>
          <w:b/>
          <w:sz w:val="28"/>
          <w:szCs w:val="24"/>
        </w:rPr>
        <w:t>hapter 4</w:t>
      </w:r>
      <w:r w:rsidRPr="00B62713">
        <w:rPr>
          <w:rFonts w:ascii="Times New Roman" w:hAnsi="Times New Roman" w:cs="Times New Roman"/>
          <w:b/>
          <w:sz w:val="28"/>
          <w:szCs w:val="24"/>
        </w:rPr>
        <w:t>.</w:t>
      </w:r>
    </w:p>
    <w:p w:rsidR="00B62713" w:rsidRDefault="00B62713" w:rsidP="00B62713">
      <w:pPr>
        <w:spacing w:before="80"/>
        <w:ind w:right="1332"/>
        <w:rPr>
          <w:rStyle w:val="a-size-large"/>
          <w:sz w:val="24"/>
        </w:rPr>
      </w:pPr>
    </w:p>
    <w:p w:rsidR="00B62713" w:rsidRDefault="00B62713" w:rsidP="006C7DB4">
      <w:pPr>
        <w:tabs>
          <w:tab w:val="left" w:pos="8854"/>
        </w:tabs>
        <w:spacing w:before="80"/>
        <w:ind w:right="1332"/>
        <w:rPr>
          <w:color w:val="212529"/>
          <w:szCs w:val="23"/>
        </w:rPr>
      </w:pPr>
      <w:r>
        <w:rPr>
          <w:color w:val="212529"/>
          <w:szCs w:val="23"/>
        </w:rPr>
        <w:t>CIRCUIT DIAGRAM</w:t>
      </w:r>
      <w:r w:rsidR="006C7DB4">
        <w:rPr>
          <w:color w:val="212529"/>
          <w:szCs w:val="23"/>
        </w:rPr>
        <w:t xml:space="preserve">                                                                                                                           </w:t>
      </w:r>
      <w:r w:rsidR="006C7DB4" w:rsidRPr="003360D8">
        <w:rPr>
          <w:rFonts w:ascii="Times New Roman" w:hAnsi="Times New Roman" w:cs="Times New Roman"/>
          <w:sz w:val="24"/>
          <w:szCs w:val="24"/>
        </w:rPr>
        <w:t>PAGE</w:t>
      </w:r>
      <w:r w:rsidR="006C7DB4" w:rsidRPr="003360D8">
        <w:rPr>
          <w:rFonts w:ascii="Times New Roman" w:hAnsi="Times New Roman" w:cs="Times New Roman"/>
          <w:spacing w:val="-2"/>
          <w:sz w:val="24"/>
          <w:szCs w:val="24"/>
        </w:rPr>
        <w:t xml:space="preserve"> </w:t>
      </w:r>
      <w:r w:rsidR="006C7DB4">
        <w:rPr>
          <w:rFonts w:ascii="Times New Roman" w:hAnsi="Times New Roman" w:cs="Times New Roman"/>
          <w:sz w:val="24"/>
          <w:szCs w:val="24"/>
        </w:rPr>
        <w:t>31</w:t>
      </w:r>
    </w:p>
    <w:p w:rsidR="00B62713" w:rsidRDefault="00B62713" w:rsidP="00B62713">
      <w:pPr>
        <w:spacing w:before="80"/>
        <w:ind w:right="1332"/>
        <w:rPr>
          <w:color w:val="212529"/>
          <w:szCs w:val="23"/>
        </w:rPr>
      </w:pPr>
    </w:p>
    <w:p w:rsidR="00B62713" w:rsidRPr="00B62713" w:rsidRDefault="00B62713" w:rsidP="00B62713">
      <w:pPr>
        <w:pStyle w:val="BodyText"/>
        <w:rPr>
          <w:rFonts w:ascii="Times New Roman" w:hAnsi="Times New Roman" w:cs="Times New Roman"/>
          <w:b/>
          <w:sz w:val="28"/>
          <w:szCs w:val="24"/>
        </w:rPr>
      </w:pPr>
      <w:r w:rsidRPr="00B62713">
        <w:rPr>
          <w:rFonts w:ascii="Times New Roman" w:hAnsi="Times New Roman" w:cs="Times New Roman"/>
          <w:b/>
          <w:sz w:val="28"/>
          <w:szCs w:val="24"/>
        </w:rPr>
        <w:t>C</w:t>
      </w:r>
      <w:r>
        <w:rPr>
          <w:rFonts w:ascii="Times New Roman" w:hAnsi="Times New Roman" w:cs="Times New Roman"/>
          <w:b/>
          <w:sz w:val="28"/>
          <w:szCs w:val="24"/>
        </w:rPr>
        <w:t>hapter 5</w:t>
      </w:r>
      <w:r w:rsidRPr="00B62713">
        <w:rPr>
          <w:rFonts w:ascii="Times New Roman" w:hAnsi="Times New Roman" w:cs="Times New Roman"/>
          <w:b/>
          <w:sz w:val="28"/>
          <w:szCs w:val="24"/>
        </w:rPr>
        <w:t>.</w:t>
      </w:r>
    </w:p>
    <w:p w:rsidR="00B62713" w:rsidRPr="006053A5" w:rsidRDefault="00B62713" w:rsidP="00B62713">
      <w:pPr>
        <w:spacing w:before="80"/>
        <w:ind w:right="1332"/>
        <w:rPr>
          <w:rFonts w:ascii="Times New Roman" w:hAnsi="Times New Roman" w:cs="Times New Roman"/>
          <w:sz w:val="24"/>
          <w:szCs w:val="24"/>
          <w:u w:val="thick"/>
        </w:rPr>
      </w:pPr>
    </w:p>
    <w:p w:rsidR="00B62713" w:rsidRDefault="006C7DB4" w:rsidP="00B62713">
      <w:pPr>
        <w:pStyle w:val="BodyText"/>
        <w:tabs>
          <w:tab w:val="left" w:pos="9438"/>
        </w:tabs>
        <w:jc w:val="both"/>
        <w:rPr>
          <w:color w:val="212529"/>
          <w:szCs w:val="23"/>
        </w:rPr>
      </w:pPr>
      <w:r w:rsidRPr="006C7DB4">
        <w:rPr>
          <w:rFonts w:ascii="Times New Roman" w:hAnsi="Times New Roman" w:cs="Times New Roman"/>
          <w:color w:val="212529"/>
          <w:sz w:val="24"/>
          <w:szCs w:val="23"/>
        </w:rPr>
        <w:t>CODE 1</w:t>
      </w:r>
      <w:r>
        <w:rPr>
          <w:color w:val="212529"/>
          <w:szCs w:val="23"/>
        </w:rPr>
        <w:t xml:space="preserve">                                                                                                                                            PAGE 37                                                                                                                                          </w:t>
      </w:r>
    </w:p>
    <w:p w:rsidR="00B62713" w:rsidRPr="006C7DB4" w:rsidRDefault="006C7DB4" w:rsidP="00B62713">
      <w:pPr>
        <w:pStyle w:val="BodyText"/>
        <w:tabs>
          <w:tab w:val="left" w:pos="9381"/>
        </w:tabs>
        <w:jc w:val="both"/>
        <w:rPr>
          <w:rFonts w:ascii="Times New Roman" w:hAnsi="Times New Roman" w:cs="Times New Roman"/>
          <w:color w:val="212529"/>
          <w:sz w:val="24"/>
          <w:szCs w:val="24"/>
        </w:rPr>
      </w:pPr>
      <w:r>
        <w:rPr>
          <w:rFonts w:ascii="Times New Roman" w:hAnsi="Times New Roman" w:cs="Times New Roman"/>
          <w:color w:val="212529"/>
          <w:sz w:val="24"/>
          <w:szCs w:val="23"/>
        </w:rPr>
        <w:t>CODE 2                                                                                                                                     PAGE 38</w:t>
      </w:r>
    </w:p>
    <w:p w:rsidR="00B62713" w:rsidRPr="00B62713" w:rsidRDefault="006C7DB4" w:rsidP="006C7DB4">
      <w:pPr>
        <w:pStyle w:val="BodyText"/>
        <w:tabs>
          <w:tab w:val="left" w:pos="9381"/>
        </w:tabs>
        <w:jc w:val="both"/>
        <w:rPr>
          <w:rFonts w:ascii="Times New Roman" w:hAnsi="Times New Roman" w:cs="Times New Roman"/>
          <w:b/>
          <w:sz w:val="28"/>
          <w:szCs w:val="24"/>
        </w:rPr>
      </w:pPr>
      <w:r>
        <w:rPr>
          <w:rFonts w:ascii="Times New Roman" w:hAnsi="Times New Roman" w:cs="Times New Roman"/>
          <w:sz w:val="24"/>
          <w:szCs w:val="24"/>
        </w:rPr>
        <w:t xml:space="preserve">CODE 3                                                                                                                                     PAGE 52                                                                                                                                    </w:t>
      </w:r>
    </w:p>
    <w:p w:rsidR="00B62713" w:rsidRDefault="00B62713" w:rsidP="00B62713">
      <w:pPr>
        <w:pStyle w:val="BodyText"/>
        <w:tabs>
          <w:tab w:val="left" w:pos="9381"/>
        </w:tabs>
        <w:jc w:val="both"/>
        <w:rPr>
          <w:color w:val="212529"/>
          <w:szCs w:val="23"/>
        </w:rPr>
      </w:pPr>
    </w:p>
    <w:p w:rsidR="00B62713" w:rsidRPr="00B62713" w:rsidRDefault="00B62713" w:rsidP="00B62713">
      <w:pPr>
        <w:pStyle w:val="BodyText"/>
        <w:tabs>
          <w:tab w:val="left" w:pos="9381"/>
        </w:tabs>
        <w:jc w:val="both"/>
        <w:rPr>
          <w:rFonts w:ascii="Times New Roman" w:hAnsi="Times New Roman" w:cs="Times New Roman"/>
          <w:color w:val="3A3A3A"/>
          <w:sz w:val="24"/>
          <w:szCs w:val="24"/>
        </w:rPr>
      </w:pPr>
      <w:r w:rsidRPr="003360D8">
        <w:t>REFERENCE</w:t>
      </w:r>
      <w:r w:rsidRPr="00B62713">
        <w:rPr>
          <w:rFonts w:ascii="Times New Roman" w:hAnsi="Times New Roman" w:cs="Times New Roman"/>
          <w:sz w:val="24"/>
          <w:szCs w:val="24"/>
        </w:rPr>
        <w:t xml:space="preserve"> </w:t>
      </w:r>
      <w:r>
        <w:rPr>
          <w:rFonts w:ascii="Times New Roman" w:hAnsi="Times New Roman" w:cs="Times New Roman"/>
          <w:sz w:val="24"/>
          <w:szCs w:val="24"/>
        </w:rPr>
        <w:t xml:space="preserve">                                                                                                    </w:t>
      </w:r>
      <w:r w:rsidR="006C7DB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360D8">
        <w:rPr>
          <w:rFonts w:ascii="Times New Roman" w:hAnsi="Times New Roman" w:cs="Times New Roman"/>
          <w:sz w:val="24"/>
          <w:szCs w:val="24"/>
        </w:rPr>
        <w:t>PAGE</w:t>
      </w:r>
      <w:r w:rsidRPr="003360D8">
        <w:rPr>
          <w:rFonts w:ascii="Times New Roman" w:hAnsi="Times New Roman" w:cs="Times New Roman"/>
          <w:spacing w:val="-2"/>
          <w:sz w:val="24"/>
          <w:szCs w:val="24"/>
        </w:rPr>
        <w:t xml:space="preserve"> </w:t>
      </w:r>
      <w:r>
        <w:rPr>
          <w:rFonts w:ascii="Times New Roman" w:hAnsi="Times New Roman" w:cs="Times New Roman"/>
          <w:spacing w:val="-2"/>
          <w:sz w:val="24"/>
          <w:szCs w:val="24"/>
        </w:rPr>
        <w:t>58</w:t>
      </w:r>
    </w:p>
    <w:p w:rsidR="00BE3D92" w:rsidRPr="003360D8" w:rsidRDefault="00BE3D92">
      <w:pPr>
        <w:spacing w:line="223" w:lineRule="exact"/>
        <w:rPr>
          <w:rFonts w:ascii="Times New Roman" w:hAnsi="Times New Roman" w:cs="Times New Roman"/>
          <w:sz w:val="24"/>
          <w:szCs w:val="24"/>
        </w:rPr>
        <w:sectPr w:rsidR="00BE3D92" w:rsidRPr="003360D8">
          <w:pgSz w:w="12240" w:h="15840"/>
          <w:pgMar w:top="1500" w:right="540" w:bottom="1240" w:left="500" w:header="0" w:footer="1052" w:gutter="0"/>
          <w:cols w:space="720"/>
        </w:sectPr>
      </w:pPr>
    </w:p>
    <w:p w:rsidR="00BE3D92" w:rsidRPr="003360D8" w:rsidRDefault="00BE3D92">
      <w:pPr>
        <w:pStyle w:val="BodyText"/>
        <w:rPr>
          <w:rFonts w:ascii="Times New Roman" w:hAnsi="Times New Roman" w:cs="Times New Roman"/>
          <w:sz w:val="24"/>
          <w:szCs w:val="24"/>
        </w:rPr>
      </w:pPr>
    </w:p>
    <w:p w:rsidR="00BE3D92" w:rsidRPr="003360D8" w:rsidRDefault="00BE3D92">
      <w:pPr>
        <w:pStyle w:val="BodyText"/>
        <w:rPr>
          <w:rFonts w:ascii="Times New Roman" w:hAnsi="Times New Roman" w:cs="Times New Roman"/>
          <w:sz w:val="24"/>
          <w:szCs w:val="24"/>
        </w:rPr>
      </w:pPr>
    </w:p>
    <w:p w:rsidR="00BE3D92" w:rsidRPr="003360D8" w:rsidRDefault="00BE3D92">
      <w:pPr>
        <w:pStyle w:val="BodyText"/>
        <w:rPr>
          <w:rFonts w:ascii="Times New Roman" w:hAnsi="Times New Roman" w:cs="Times New Roman"/>
          <w:sz w:val="24"/>
          <w:szCs w:val="24"/>
        </w:rPr>
      </w:pPr>
    </w:p>
    <w:p w:rsidR="00BE3D92" w:rsidRPr="003360D8" w:rsidRDefault="00BE3D92">
      <w:pPr>
        <w:pStyle w:val="BodyText"/>
        <w:spacing w:before="7"/>
        <w:rPr>
          <w:rFonts w:ascii="Times New Roman" w:hAnsi="Times New Roman" w:cs="Times New Roman"/>
          <w:sz w:val="24"/>
          <w:szCs w:val="24"/>
        </w:rPr>
      </w:pPr>
    </w:p>
    <w:p w:rsidR="00BE3D92" w:rsidRPr="003360D8" w:rsidRDefault="00226F29">
      <w:pPr>
        <w:spacing w:before="80"/>
        <w:ind w:left="1372" w:right="1335"/>
        <w:jc w:val="center"/>
        <w:rPr>
          <w:rFonts w:ascii="Times New Roman" w:hAnsi="Times New Roman" w:cs="Times New Roman"/>
          <w:sz w:val="32"/>
          <w:szCs w:val="32"/>
        </w:rPr>
      </w:pPr>
      <w:bookmarkStart w:id="1" w:name="_TOC_250007"/>
      <w:bookmarkEnd w:id="1"/>
      <w:r w:rsidRPr="003360D8">
        <w:rPr>
          <w:rFonts w:ascii="Times New Roman" w:hAnsi="Times New Roman" w:cs="Times New Roman"/>
          <w:sz w:val="32"/>
          <w:szCs w:val="32"/>
          <w:u w:val="thick"/>
        </w:rPr>
        <w:t>INTRODUCTION</w:t>
      </w:r>
    </w:p>
    <w:p w:rsidR="00BE3D92" w:rsidRPr="003360D8" w:rsidRDefault="00BE3D92">
      <w:pPr>
        <w:pStyle w:val="BodyText"/>
        <w:spacing w:before="2"/>
        <w:rPr>
          <w:rFonts w:ascii="Times New Roman" w:hAnsi="Times New Roman" w:cs="Times New Roman"/>
          <w:sz w:val="24"/>
          <w:szCs w:val="24"/>
        </w:rPr>
      </w:pPr>
    </w:p>
    <w:p w:rsidR="00E80ED6" w:rsidRPr="003360D8" w:rsidRDefault="00E80ED6" w:rsidP="00E80ED6">
      <w:pPr>
        <w:widowControl/>
        <w:shd w:val="clear" w:color="auto" w:fill="FFFFFF"/>
        <w:autoSpaceDE/>
        <w:autoSpaceDN/>
        <w:spacing w:after="336"/>
        <w:ind w:firstLine="720"/>
        <w:rPr>
          <w:rFonts w:ascii="Times New Roman" w:eastAsia="Times New Roman" w:hAnsi="Times New Roman" w:cs="Times New Roman"/>
          <w:color w:val="3A3A3A"/>
          <w:sz w:val="24"/>
          <w:szCs w:val="24"/>
        </w:rPr>
      </w:pPr>
      <w:r w:rsidRPr="003360D8">
        <w:rPr>
          <w:rFonts w:ascii="Times New Roman" w:eastAsia="Times New Roman" w:hAnsi="Times New Roman" w:cs="Times New Roman"/>
          <w:color w:val="3A3A3A"/>
          <w:sz w:val="24"/>
          <w:szCs w:val="24"/>
        </w:rPr>
        <w:t>This article is a quick getting started guide for the ESP32-CAM board. We’ll show you how to setup a video streaming web server with face recognition and detection in less than 5 minutes with Arduino IDE.</w:t>
      </w:r>
    </w:p>
    <w:p w:rsidR="00E80ED6" w:rsidRPr="003360D8" w:rsidRDefault="00E80ED6" w:rsidP="00E80ED6">
      <w:pPr>
        <w:widowControl/>
        <w:shd w:val="clear" w:color="auto" w:fill="FFFFFF"/>
        <w:autoSpaceDE/>
        <w:autoSpaceDN/>
        <w:jc w:val="center"/>
        <w:rPr>
          <w:rFonts w:ascii="Times New Roman" w:eastAsia="Times New Roman" w:hAnsi="Times New Roman" w:cs="Times New Roman"/>
          <w:color w:val="3A3A3A"/>
          <w:sz w:val="24"/>
          <w:szCs w:val="24"/>
        </w:rPr>
      </w:pPr>
      <w:r w:rsidRPr="003360D8">
        <w:rPr>
          <w:rFonts w:ascii="Times New Roman" w:eastAsia="Times New Roman" w:hAnsi="Times New Roman" w:cs="Times New Roman"/>
          <w:noProof/>
          <w:color w:val="3A3A3A"/>
          <w:sz w:val="24"/>
          <w:szCs w:val="24"/>
        </w:rPr>
        <w:drawing>
          <wp:inline distT="0" distB="0" distL="0" distR="0" wp14:anchorId="7DE3DAB4" wp14:editId="294A25C0">
            <wp:extent cx="5161633" cy="2902689"/>
            <wp:effectExtent l="0" t="0" r="1270" b="0"/>
            <wp:docPr id="9" name="Picture 9" descr="https://i0.wp.com/randomnerdtutorials.com/wp-content/uploads/2019/03/ESP32-CAM-getting-started.jpg?resize=828%2C466&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randomnerdtutorials.com/wp-content/uploads/2019/03/ESP32-CAM-getting-started.jpg?resize=828%2C466&amp;quality=100&amp;strip=all&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1804" cy="2902785"/>
                    </a:xfrm>
                    <a:prstGeom prst="rect">
                      <a:avLst/>
                    </a:prstGeom>
                    <a:noFill/>
                    <a:ln>
                      <a:noFill/>
                    </a:ln>
                  </pic:spPr>
                </pic:pic>
              </a:graphicData>
            </a:graphic>
          </wp:inline>
        </w:drawing>
      </w:r>
    </w:p>
    <w:p w:rsidR="00BE3D92" w:rsidRPr="003360D8" w:rsidRDefault="00BE3D92">
      <w:pPr>
        <w:spacing w:line="276" w:lineRule="auto"/>
        <w:rPr>
          <w:rFonts w:ascii="Times New Roman" w:hAnsi="Times New Roman" w:cs="Times New Roman"/>
          <w:sz w:val="24"/>
          <w:szCs w:val="24"/>
        </w:rPr>
      </w:pPr>
    </w:p>
    <w:p w:rsidR="00E80ED6" w:rsidRPr="003360D8" w:rsidRDefault="00E80ED6">
      <w:pPr>
        <w:spacing w:line="276" w:lineRule="auto"/>
        <w:rPr>
          <w:rFonts w:ascii="Times New Roman" w:hAnsi="Times New Roman" w:cs="Times New Roman"/>
          <w:sz w:val="24"/>
          <w:szCs w:val="24"/>
        </w:rPr>
      </w:pP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The </w:t>
      </w:r>
      <w:hyperlink r:id="rId12" w:tgtFrame="_blank" w:history="1">
        <w:r w:rsidRPr="003360D8">
          <w:rPr>
            <w:rStyle w:val="Hyperlink"/>
            <w:color w:val="1B78E2"/>
            <w:bdr w:val="none" w:sz="0" w:space="0" w:color="auto" w:frame="1"/>
          </w:rPr>
          <w:t>ESP32-CAM</w:t>
        </w:r>
      </w:hyperlink>
      <w:r w:rsidRPr="003360D8">
        <w:rPr>
          <w:color w:val="3A3A3A"/>
        </w:rPr>
        <w:t> is a very small camera module with the ESP32-S chip that costs approximately $10. Besides the OV2640 camera, and several GPIOs to connect peripherals, it also features a microSD card slot that can be useful to store images taken with the camera or to store files to serve to clients.</w:t>
      </w:r>
    </w:p>
    <w:p w:rsidR="00E80ED6" w:rsidRPr="003360D8" w:rsidRDefault="00E80ED6" w:rsidP="00E80ED6">
      <w:pPr>
        <w:shd w:val="clear" w:color="auto" w:fill="FFFFFF"/>
        <w:jc w:val="center"/>
        <w:rPr>
          <w:rFonts w:ascii="Times New Roman" w:hAnsi="Times New Roman" w:cs="Times New Roman"/>
          <w:color w:val="3A3A3A"/>
          <w:sz w:val="24"/>
          <w:szCs w:val="24"/>
          <w:bdr w:val="none" w:sz="0" w:space="0" w:color="auto" w:frame="1"/>
        </w:rPr>
      </w:pPr>
      <w:r w:rsidRPr="003360D8">
        <w:rPr>
          <w:rFonts w:ascii="Times New Roman" w:hAnsi="Times New Roman" w:cs="Times New Roman"/>
          <w:noProof/>
          <w:color w:val="3A3A3A"/>
          <w:sz w:val="24"/>
          <w:szCs w:val="24"/>
        </w:rPr>
        <w:lastRenderedPageBreak/>
        <w:drawing>
          <wp:inline distT="0" distB="0" distL="0" distR="0" wp14:anchorId="1C97020E" wp14:editId="68369B9D">
            <wp:extent cx="5975350" cy="3328035"/>
            <wp:effectExtent l="0" t="0" r="6350" b="5715"/>
            <wp:docPr id="24" name="Picture 24" descr="https://i0.wp.com/randomnerdtutorials.com/wp-content/uploads/2019/03/esp32-can-labeled.jpeg?resize=627%2C350&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randomnerdtutorials.com/wp-content/uploads/2019/03/esp32-can-labeled.jpeg?resize=627%2C350&amp;quality=100&amp;strip=all&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5350" cy="3328035"/>
                    </a:xfrm>
                    <a:prstGeom prst="rect">
                      <a:avLst/>
                    </a:prstGeom>
                    <a:noFill/>
                    <a:ln>
                      <a:noFill/>
                    </a:ln>
                  </pic:spPr>
                </pic:pic>
              </a:graphicData>
            </a:graphic>
          </wp:inline>
        </w:drawing>
      </w:r>
    </w:p>
    <w:p w:rsidR="003360D8" w:rsidRPr="003360D8" w:rsidRDefault="003360D8" w:rsidP="00E80ED6">
      <w:pPr>
        <w:shd w:val="clear" w:color="auto" w:fill="FFFFFF"/>
        <w:jc w:val="center"/>
        <w:rPr>
          <w:rFonts w:ascii="Times New Roman" w:hAnsi="Times New Roman" w:cs="Times New Roman"/>
          <w:color w:val="3A3A3A"/>
          <w:sz w:val="24"/>
          <w:szCs w:val="24"/>
        </w:rPr>
      </w:pP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The </w:t>
      </w:r>
      <w:hyperlink r:id="rId14" w:tgtFrame="_blank" w:history="1">
        <w:r w:rsidRPr="003360D8">
          <w:rPr>
            <w:rStyle w:val="Hyperlink"/>
            <w:color w:val="1B78E2"/>
            <w:bdr w:val="none" w:sz="0" w:space="0" w:color="auto" w:frame="1"/>
          </w:rPr>
          <w:t>ESP32-CAM</w:t>
        </w:r>
      </w:hyperlink>
      <w:r w:rsidRPr="003360D8">
        <w:rPr>
          <w:color w:val="3A3A3A"/>
        </w:rPr>
        <w:t> doesn’t come with a USB connector, so you need an </w:t>
      </w:r>
      <w:hyperlink r:id="rId15" w:tgtFrame="_blank" w:history="1">
        <w:r w:rsidRPr="003360D8">
          <w:rPr>
            <w:rStyle w:val="Hyperlink"/>
            <w:color w:val="1B78E2"/>
            <w:bdr w:val="none" w:sz="0" w:space="0" w:color="auto" w:frame="1"/>
          </w:rPr>
          <w:t>FTDI programmer</w:t>
        </w:r>
      </w:hyperlink>
      <w:r w:rsidRPr="003360D8">
        <w:rPr>
          <w:color w:val="3A3A3A"/>
        </w:rPr>
        <w:t> to upload code through the </w:t>
      </w:r>
      <w:r w:rsidRPr="003360D8">
        <w:rPr>
          <w:rStyle w:val="rnthl"/>
          <w:color w:val="3A3A3A"/>
          <w:bdr w:val="none" w:sz="0" w:space="0" w:color="auto" w:frame="1"/>
          <w:shd w:val="clear" w:color="auto" w:fill="009966"/>
        </w:rPr>
        <w:t>U0R</w:t>
      </w:r>
      <w:r w:rsidRPr="003360D8">
        <w:rPr>
          <w:color w:val="3A3A3A"/>
        </w:rPr>
        <w:t> and </w:t>
      </w:r>
      <w:r w:rsidRPr="003360D8">
        <w:rPr>
          <w:rStyle w:val="rnthl"/>
          <w:color w:val="3A3A3A"/>
          <w:bdr w:val="none" w:sz="0" w:space="0" w:color="auto" w:frame="1"/>
          <w:shd w:val="clear" w:color="auto" w:fill="336699"/>
        </w:rPr>
        <w:t>U0T</w:t>
      </w:r>
      <w:r w:rsidRPr="003360D8">
        <w:rPr>
          <w:color w:val="3A3A3A"/>
        </w:rPr>
        <w:t> pins (serial pins).</w:t>
      </w:r>
    </w:p>
    <w:p w:rsidR="00E80ED6" w:rsidRPr="003360D8" w:rsidRDefault="00E80ED6" w:rsidP="00E80ED6">
      <w:pPr>
        <w:pStyle w:val="NormalWeb"/>
        <w:shd w:val="clear" w:color="auto" w:fill="FFFFFF"/>
        <w:spacing w:before="0" w:beforeAutospacing="0" w:after="0" w:afterAutospacing="0"/>
        <w:rPr>
          <w:color w:val="3A3A3A"/>
        </w:rPr>
      </w:pPr>
    </w:p>
    <w:p w:rsidR="00E80ED6" w:rsidRPr="003360D8" w:rsidRDefault="00E80ED6" w:rsidP="00E80ED6">
      <w:pPr>
        <w:shd w:val="clear" w:color="auto" w:fill="FFFFFF"/>
        <w:jc w:val="center"/>
        <w:rPr>
          <w:rFonts w:ascii="Times New Roman" w:hAnsi="Times New Roman" w:cs="Times New Roman"/>
          <w:color w:val="3A3A3A"/>
          <w:sz w:val="24"/>
          <w:szCs w:val="24"/>
        </w:rPr>
      </w:pPr>
      <w:r w:rsidRPr="003360D8">
        <w:rPr>
          <w:rFonts w:ascii="Times New Roman" w:hAnsi="Times New Roman" w:cs="Times New Roman"/>
          <w:noProof/>
          <w:color w:val="3A3A3A"/>
          <w:sz w:val="24"/>
          <w:szCs w:val="24"/>
        </w:rPr>
        <w:drawing>
          <wp:inline distT="0" distB="0" distL="0" distR="0" wp14:anchorId="11FCCFA6" wp14:editId="2AB6BF37">
            <wp:extent cx="4965404" cy="2785869"/>
            <wp:effectExtent l="0" t="0" r="6985" b="0"/>
            <wp:docPr id="22" name="Picture 22" descr="https://i0.wp.com/randomnerdtutorials.com/wp-content/uploads/2019/03/FTDI-programmer-ESP32-CAM.jpg?resize=750%2C421&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randomnerdtutorials.com/wp-content/uploads/2019/03/FTDI-programmer-ESP32-CAM.jpg?resize=750%2C421&amp;quality=100&amp;strip=all&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5752" cy="2786064"/>
                    </a:xfrm>
                    <a:prstGeom prst="rect">
                      <a:avLst/>
                    </a:prstGeom>
                    <a:noFill/>
                    <a:ln>
                      <a:noFill/>
                    </a:ln>
                  </pic:spPr>
                </pic:pic>
              </a:graphicData>
            </a:graphic>
          </wp:inline>
        </w:drawing>
      </w:r>
    </w:p>
    <w:p w:rsidR="003360D8" w:rsidRPr="003360D8" w:rsidRDefault="003360D8" w:rsidP="00E80ED6">
      <w:pPr>
        <w:pStyle w:val="Heading2"/>
        <w:shd w:val="clear" w:color="auto" w:fill="FFFFFF"/>
        <w:spacing w:before="510" w:after="270" w:line="312" w:lineRule="atLeast"/>
        <w:rPr>
          <w:rFonts w:ascii="Times New Roman" w:hAnsi="Times New Roman" w:cs="Times New Roman"/>
          <w:color w:val="3A3A3A"/>
          <w:sz w:val="24"/>
          <w:szCs w:val="24"/>
        </w:rPr>
      </w:pPr>
    </w:p>
    <w:p w:rsidR="003360D8" w:rsidRPr="003360D8" w:rsidRDefault="003360D8" w:rsidP="00E80ED6">
      <w:pPr>
        <w:pStyle w:val="Heading2"/>
        <w:shd w:val="clear" w:color="auto" w:fill="FFFFFF"/>
        <w:spacing w:before="510" w:after="270" w:line="312" w:lineRule="atLeast"/>
        <w:rPr>
          <w:rFonts w:ascii="Times New Roman" w:hAnsi="Times New Roman" w:cs="Times New Roman"/>
          <w:color w:val="3A3A3A"/>
          <w:sz w:val="24"/>
          <w:szCs w:val="24"/>
        </w:rPr>
      </w:pP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lastRenderedPageBreak/>
        <w:t>Features</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Here is a list with the ESP32-CAM features:</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The smallest 802.11b/g/n Wi-Fi BT SoC module</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Low power 32-bit CPU,can also serve the application processor</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Up to 160MHz clock speed, summary computing power up to 600 DMIPS</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Built-in 520 KB SRAM, external 4MPSRAM</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Supports UART/SPI/I2C/PWM/ADC/DAC</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Support OV2640 and OV7670 cameras, built-in flash lamp</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Support image WiFI upload</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Support TF card</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Supports multiple sleep modes</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Embedded Lwip and FreeRTOS</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Supports STA/AP/STA+AP operation mode</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Support Smart Config/AirKiss technology</w:t>
      </w:r>
    </w:p>
    <w:p w:rsidR="00E80ED6" w:rsidRPr="003360D8" w:rsidRDefault="00E80ED6" w:rsidP="00E80ED6">
      <w:pPr>
        <w:widowControl/>
        <w:numPr>
          <w:ilvl w:val="0"/>
          <w:numId w:val="5"/>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Support for serial port local and remote firmware upgrades (FOTA)</w:t>
      </w: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t>ESP32-CAM Pinout</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The following figure shows the ESP32-CAM pinout (AI-Thinker module).</w:t>
      </w:r>
    </w:p>
    <w:p w:rsidR="00E80ED6" w:rsidRPr="003360D8" w:rsidRDefault="00E80ED6" w:rsidP="00E80ED6">
      <w:pPr>
        <w:shd w:val="clear" w:color="auto" w:fill="FFFFFF"/>
        <w:jc w:val="center"/>
        <w:rPr>
          <w:rFonts w:ascii="Times New Roman" w:hAnsi="Times New Roman" w:cs="Times New Roman"/>
          <w:color w:val="3A3A3A"/>
          <w:sz w:val="24"/>
          <w:szCs w:val="24"/>
          <w:bdr w:val="none" w:sz="0" w:space="0" w:color="auto" w:frame="1"/>
        </w:rPr>
      </w:pPr>
      <w:r w:rsidRPr="003360D8">
        <w:rPr>
          <w:rFonts w:ascii="Times New Roman" w:hAnsi="Times New Roman" w:cs="Times New Roman"/>
          <w:noProof/>
          <w:color w:val="1B78E2"/>
          <w:sz w:val="24"/>
          <w:szCs w:val="24"/>
          <w:bdr w:val="none" w:sz="0" w:space="0" w:color="auto" w:frame="1"/>
        </w:rPr>
        <w:drawing>
          <wp:inline distT="0" distB="0" distL="0" distR="0" wp14:anchorId="3FD26564" wp14:editId="058880F4">
            <wp:extent cx="5210175" cy="2243455"/>
            <wp:effectExtent l="0" t="0" r="9525" b="4445"/>
            <wp:docPr id="20" name="Picture 20" descr="esp32-cam pinout ai-thinker module ">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cam pinout ai-thinker module ">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2243455"/>
                    </a:xfrm>
                    <a:prstGeom prst="rect">
                      <a:avLst/>
                    </a:prstGeom>
                    <a:noFill/>
                    <a:ln>
                      <a:noFill/>
                    </a:ln>
                  </pic:spPr>
                </pic:pic>
              </a:graphicData>
            </a:graphic>
          </wp:inline>
        </w:drawing>
      </w:r>
    </w:p>
    <w:p w:rsidR="00E80ED6" w:rsidRPr="003360D8" w:rsidRDefault="00E80ED6" w:rsidP="00E80ED6">
      <w:pPr>
        <w:shd w:val="clear" w:color="auto" w:fill="FFFFFF"/>
        <w:jc w:val="center"/>
        <w:rPr>
          <w:rFonts w:ascii="Times New Roman" w:hAnsi="Times New Roman" w:cs="Times New Roman"/>
          <w:color w:val="3A3A3A"/>
          <w:sz w:val="24"/>
          <w:szCs w:val="24"/>
          <w:bdr w:val="none" w:sz="0" w:space="0" w:color="auto" w:frame="1"/>
        </w:rPr>
      </w:pPr>
    </w:p>
    <w:p w:rsidR="00E80ED6" w:rsidRPr="003360D8" w:rsidRDefault="00E80ED6" w:rsidP="00E80ED6">
      <w:pPr>
        <w:shd w:val="clear" w:color="auto" w:fill="FFFFFF"/>
        <w:jc w:val="center"/>
        <w:rPr>
          <w:rFonts w:ascii="Times New Roman" w:hAnsi="Times New Roman" w:cs="Times New Roman"/>
          <w:color w:val="3A3A3A"/>
          <w:sz w:val="24"/>
          <w:szCs w:val="24"/>
          <w:bdr w:val="none" w:sz="0" w:space="0" w:color="auto" w:frame="1"/>
        </w:rPr>
      </w:pPr>
    </w:p>
    <w:p w:rsidR="00E80ED6" w:rsidRPr="003360D8" w:rsidRDefault="00E80ED6" w:rsidP="00E80ED6">
      <w:pPr>
        <w:shd w:val="clear" w:color="auto" w:fill="FFFFFF"/>
        <w:jc w:val="center"/>
        <w:rPr>
          <w:rFonts w:ascii="Times New Roman" w:hAnsi="Times New Roman" w:cs="Times New Roman"/>
          <w:color w:val="3A3A3A"/>
          <w:sz w:val="24"/>
          <w:szCs w:val="24"/>
          <w:bdr w:val="none" w:sz="0" w:space="0" w:color="auto" w:frame="1"/>
        </w:rPr>
      </w:pPr>
    </w:p>
    <w:p w:rsidR="00E80ED6" w:rsidRPr="003360D8" w:rsidRDefault="00E80ED6" w:rsidP="00E80ED6">
      <w:pPr>
        <w:shd w:val="clear" w:color="auto" w:fill="FFFFFF"/>
        <w:jc w:val="center"/>
        <w:rPr>
          <w:rFonts w:ascii="Times New Roman" w:hAnsi="Times New Roman" w:cs="Times New Roman"/>
          <w:color w:val="3A3A3A"/>
          <w:sz w:val="24"/>
          <w:szCs w:val="24"/>
          <w:bdr w:val="none" w:sz="0" w:space="0" w:color="auto" w:frame="1"/>
        </w:rPr>
      </w:pPr>
    </w:p>
    <w:p w:rsidR="00E80ED6" w:rsidRPr="003360D8" w:rsidRDefault="00E80ED6" w:rsidP="00E80ED6">
      <w:pPr>
        <w:shd w:val="clear" w:color="auto" w:fill="FFFFFF"/>
        <w:jc w:val="center"/>
        <w:rPr>
          <w:rFonts w:ascii="Times New Roman" w:hAnsi="Times New Roman" w:cs="Times New Roman"/>
          <w:color w:val="3A3A3A"/>
          <w:sz w:val="24"/>
          <w:szCs w:val="24"/>
          <w:bdr w:val="none" w:sz="0" w:space="0" w:color="auto" w:frame="1"/>
        </w:rPr>
      </w:pPr>
    </w:p>
    <w:p w:rsidR="00E80ED6" w:rsidRPr="003360D8" w:rsidRDefault="00E80ED6" w:rsidP="00E80ED6">
      <w:pPr>
        <w:shd w:val="clear" w:color="auto" w:fill="FFFFFF"/>
        <w:jc w:val="center"/>
        <w:rPr>
          <w:rFonts w:ascii="Times New Roman" w:hAnsi="Times New Roman" w:cs="Times New Roman"/>
          <w:color w:val="3A3A3A"/>
          <w:sz w:val="24"/>
          <w:szCs w:val="24"/>
        </w:rPr>
      </w:pP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There are three </w:t>
      </w:r>
      <w:r w:rsidRPr="003360D8">
        <w:rPr>
          <w:rStyle w:val="rnthl"/>
          <w:color w:val="FFFFFF"/>
          <w:bdr w:val="none" w:sz="0" w:space="0" w:color="auto" w:frame="1"/>
          <w:shd w:val="clear" w:color="auto" w:fill="333333"/>
        </w:rPr>
        <w:t>GND</w:t>
      </w:r>
      <w:r w:rsidRPr="003360D8">
        <w:rPr>
          <w:color w:val="3A3A3A"/>
        </w:rPr>
        <w:t> pins and two pins for power: either </w:t>
      </w:r>
      <w:r w:rsidRPr="003360D8">
        <w:rPr>
          <w:rStyle w:val="rnthl"/>
          <w:color w:val="3A3A3A"/>
          <w:bdr w:val="none" w:sz="0" w:space="0" w:color="auto" w:frame="1"/>
          <w:shd w:val="clear" w:color="auto" w:fill="CC3333"/>
        </w:rPr>
        <w:t>3.3V</w:t>
      </w:r>
      <w:r w:rsidRPr="003360D8">
        <w:rPr>
          <w:color w:val="3A3A3A"/>
        </w:rPr>
        <w:t> or </w:t>
      </w:r>
      <w:r w:rsidRPr="003360D8">
        <w:rPr>
          <w:rStyle w:val="rnthl"/>
          <w:color w:val="3A3A3A"/>
          <w:bdr w:val="none" w:sz="0" w:space="0" w:color="auto" w:frame="1"/>
          <w:shd w:val="clear" w:color="auto" w:fill="CC3333"/>
        </w:rPr>
        <w:t>5V</w:t>
      </w:r>
      <w:r w:rsidRPr="003360D8">
        <w:rPr>
          <w:color w:val="3A3A3A"/>
        </w:rPr>
        <w:t>.</w:t>
      </w:r>
    </w:p>
    <w:p w:rsidR="00E80ED6" w:rsidRPr="003360D8" w:rsidRDefault="00E80ED6" w:rsidP="00E80ED6">
      <w:pPr>
        <w:pStyle w:val="NormalWeb"/>
        <w:shd w:val="clear" w:color="auto" w:fill="FFFFFF"/>
        <w:spacing w:before="0" w:beforeAutospacing="0" w:after="0" w:afterAutospacing="0"/>
        <w:rPr>
          <w:color w:val="3A3A3A"/>
        </w:rPr>
      </w:pPr>
      <w:r w:rsidRPr="003360D8">
        <w:rPr>
          <w:rStyle w:val="rnthl"/>
          <w:color w:val="3A3A3A"/>
          <w:bdr w:val="none" w:sz="0" w:space="0" w:color="auto" w:frame="1"/>
          <w:shd w:val="clear" w:color="auto" w:fill="336699"/>
        </w:rPr>
        <w:t>GPIO 1</w:t>
      </w:r>
      <w:r w:rsidRPr="003360D8">
        <w:rPr>
          <w:color w:val="3A3A3A"/>
        </w:rPr>
        <w:t> and </w:t>
      </w:r>
      <w:r w:rsidRPr="003360D8">
        <w:rPr>
          <w:rStyle w:val="rnthl"/>
          <w:color w:val="3A3A3A"/>
          <w:bdr w:val="none" w:sz="0" w:space="0" w:color="auto" w:frame="1"/>
          <w:shd w:val="clear" w:color="auto" w:fill="009966"/>
        </w:rPr>
        <w:t>GPIO 3</w:t>
      </w:r>
      <w:r w:rsidRPr="003360D8">
        <w:rPr>
          <w:color w:val="3A3A3A"/>
        </w:rPr>
        <w:t> are the serial pins. You need these pins to upload code to your board. Additionally, </w:t>
      </w:r>
      <w:r w:rsidRPr="003360D8">
        <w:rPr>
          <w:rStyle w:val="rnthl"/>
          <w:color w:val="3A3A3A"/>
          <w:bdr w:val="none" w:sz="0" w:space="0" w:color="auto" w:frame="1"/>
          <w:shd w:val="clear" w:color="auto" w:fill="EEEEEE"/>
        </w:rPr>
        <w:t>GPIO 0</w:t>
      </w:r>
      <w:r w:rsidRPr="003360D8">
        <w:rPr>
          <w:color w:val="3A3A3A"/>
        </w:rPr>
        <w:t> also plays an important role, since it determines whether the ESP32 is in flashing mode or not. When </w:t>
      </w:r>
      <w:r w:rsidRPr="003360D8">
        <w:rPr>
          <w:rStyle w:val="rnthl"/>
          <w:color w:val="3A3A3A"/>
          <w:bdr w:val="none" w:sz="0" w:space="0" w:color="auto" w:frame="1"/>
          <w:shd w:val="clear" w:color="auto" w:fill="EEEEEE"/>
        </w:rPr>
        <w:t>GPIO 0</w:t>
      </w:r>
      <w:r w:rsidRPr="003360D8">
        <w:rPr>
          <w:color w:val="3A3A3A"/>
        </w:rPr>
        <w:t> is connected to </w:t>
      </w:r>
      <w:r w:rsidRPr="003360D8">
        <w:rPr>
          <w:rStyle w:val="rnthl"/>
          <w:color w:val="FFFFFF"/>
          <w:bdr w:val="none" w:sz="0" w:space="0" w:color="auto" w:frame="1"/>
          <w:shd w:val="clear" w:color="auto" w:fill="333333"/>
        </w:rPr>
        <w:t>GND</w:t>
      </w:r>
      <w:r w:rsidRPr="003360D8">
        <w:rPr>
          <w:color w:val="3A3A3A"/>
        </w:rPr>
        <w:t>, the ESP32 is in flashing mode.</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lastRenderedPageBreak/>
        <w:t>The following pins are internally connected to the microSD card reader:</w:t>
      </w:r>
    </w:p>
    <w:p w:rsidR="00E80ED6" w:rsidRPr="003360D8" w:rsidRDefault="00E80ED6" w:rsidP="00E80ED6">
      <w:pPr>
        <w:widowControl/>
        <w:numPr>
          <w:ilvl w:val="0"/>
          <w:numId w:val="6"/>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GPIO 14: CLK</w:t>
      </w:r>
    </w:p>
    <w:p w:rsidR="00E80ED6" w:rsidRPr="003360D8" w:rsidRDefault="00E80ED6" w:rsidP="00E80ED6">
      <w:pPr>
        <w:widowControl/>
        <w:numPr>
          <w:ilvl w:val="0"/>
          <w:numId w:val="6"/>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GPIO 15: CMD</w:t>
      </w:r>
    </w:p>
    <w:p w:rsidR="00E80ED6" w:rsidRPr="003360D8" w:rsidRDefault="00E80ED6" w:rsidP="00E80ED6">
      <w:pPr>
        <w:widowControl/>
        <w:numPr>
          <w:ilvl w:val="0"/>
          <w:numId w:val="6"/>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GPIO 2: Data 0</w:t>
      </w:r>
    </w:p>
    <w:p w:rsidR="00E80ED6" w:rsidRPr="003360D8" w:rsidRDefault="00E80ED6" w:rsidP="00E80ED6">
      <w:pPr>
        <w:widowControl/>
        <w:numPr>
          <w:ilvl w:val="0"/>
          <w:numId w:val="6"/>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GPIO 4: Data 1 (also connected to the on-board LED)</w:t>
      </w:r>
    </w:p>
    <w:p w:rsidR="00E80ED6" w:rsidRPr="003360D8" w:rsidRDefault="00E80ED6" w:rsidP="00E80ED6">
      <w:pPr>
        <w:widowControl/>
        <w:numPr>
          <w:ilvl w:val="0"/>
          <w:numId w:val="6"/>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GPIO 12: Data 2</w:t>
      </w:r>
    </w:p>
    <w:p w:rsidR="00E80ED6" w:rsidRPr="003360D8" w:rsidRDefault="00E80ED6" w:rsidP="00E80ED6">
      <w:pPr>
        <w:widowControl/>
        <w:numPr>
          <w:ilvl w:val="0"/>
          <w:numId w:val="6"/>
        </w:numPr>
        <w:shd w:val="clear" w:color="auto" w:fill="FFFFFF"/>
        <w:autoSpaceDE/>
        <w:autoSpaceDN/>
        <w:rPr>
          <w:rFonts w:ascii="Times New Roman" w:hAnsi="Times New Roman" w:cs="Times New Roman"/>
          <w:color w:val="3A3A3A"/>
          <w:sz w:val="24"/>
          <w:szCs w:val="24"/>
        </w:rPr>
      </w:pPr>
      <w:r w:rsidRPr="003360D8">
        <w:rPr>
          <w:rFonts w:ascii="Times New Roman" w:hAnsi="Times New Roman" w:cs="Times New Roman"/>
          <w:color w:val="3A3A3A"/>
          <w:sz w:val="24"/>
          <w:szCs w:val="24"/>
        </w:rPr>
        <w:t>GPIO 13: Data 3</w:t>
      </w:r>
    </w:p>
    <w:p w:rsidR="00E80ED6" w:rsidRPr="003360D8" w:rsidRDefault="00E80ED6" w:rsidP="00E80ED6">
      <w:pPr>
        <w:pStyle w:val="Heading3"/>
        <w:shd w:val="clear" w:color="auto" w:fill="FFFFFF"/>
        <w:spacing w:before="510" w:after="150" w:line="312" w:lineRule="atLeast"/>
        <w:rPr>
          <w:rFonts w:ascii="Times New Roman" w:hAnsi="Times New Roman" w:cs="Times New Roman"/>
          <w:color w:val="3A3A3A"/>
          <w:sz w:val="32"/>
          <w:szCs w:val="24"/>
        </w:rPr>
      </w:pPr>
      <w:r w:rsidRPr="003360D8">
        <w:rPr>
          <w:rFonts w:ascii="Times New Roman" w:hAnsi="Times New Roman" w:cs="Times New Roman"/>
          <w:color w:val="3A3A3A"/>
          <w:sz w:val="32"/>
          <w:szCs w:val="24"/>
        </w:rPr>
        <w:t>1. Install the ESP32 add-on</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In this example, we use Arduino IDE to program the ESP32-CAM board. So, you need to have Arduino IDE installed as well as the ESP32 add-on. Follow one of the next tutorials to install the ESP32 add-on, if you haven’t already:</w:t>
      </w:r>
    </w:p>
    <w:p w:rsidR="00E80ED6" w:rsidRPr="003360D8" w:rsidRDefault="00B62713" w:rsidP="00E80ED6">
      <w:pPr>
        <w:widowControl/>
        <w:numPr>
          <w:ilvl w:val="0"/>
          <w:numId w:val="7"/>
        </w:numPr>
        <w:shd w:val="clear" w:color="auto" w:fill="FFFFFF"/>
        <w:autoSpaceDE/>
        <w:autoSpaceDN/>
        <w:rPr>
          <w:rFonts w:ascii="Times New Roman" w:hAnsi="Times New Roman" w:cs="Times New Roman"/>
          <w:color w:val="3A3A3A"/>
          <w:sz w:val="24"/>
          <w:szCs w:val="24"/>
        </w:rPr>
      </w:pPr>
      <w:hyperlink r:id="rId19" w:history="1">
        <w:r w:rsidR="00E80ED6" w:rsidRPr="003360D8">
          <w:rPr>
            <w:rStyle w:val="Hyperlink"/>
            <w:rFonts w:ascii="Times New Roman" w:hAnsi="Times New Roman" w:cs="Times New Roman"/>
            <w:color w:val="1B78E2"/>
            <w:sz w:val="24"/>
            <w:szCs w:val="24"/>
            <w:bdr w:val="none" w:sz="0" w:space="0" w:color="auto" w:frame="1"/>
          </w:rPr>
          <w:t>Installing the ESP32 Board in Arduino IDE (Windows instructions)</w:t>
        </w:r>
      </w:hyperlink>
    </w:p>
    <w:p w:rsidR="00E80ED6" w:rsidRPr="003360D8" w:rsidRDefault="00B62713" w:rsidP="00E80ED6">
      <w:pPr>
        <w:widowControl/>
        <w:numPr>
          <w:ilvl w:val="0"/>
          <w:numId w:val="7"/>
        </w:numPr>
        <w:shd w:val="clear" w:color="auto" w:fill="FFFFFF"/>
        <w:autoSpaceDE/>
        <w:autoSpaceDN/>
        <w:rPr>
          <w:rFonts w:ascii="Times New Roman" w:hAnsi="Times New Roman" w:cs="Times New Roman"/>
          <w:color w:val="3A3A3A"/>
          <w:sz w:val="24"/>
          <w:szCs w:val="24"/>
        </w:rPr>
      </w:pPr>
      <w:hyperlink r:id="rId20" w:history="1">
        <w:r w:rsidR="00E80ED6" w:rsidRPr="003360D8">
          <w:rPr>
            <w:rStyle w:val="Hyperlink"/>
            <w:rFonts w:ascii="Times New Roman" w:hAnsi="Times New Roman" w:cs="Times New Roman"/>
            <w:color w:val="1B78E2"/>
            <w:sz w:val="24"/>
            <w:szCs w:val="24"/>
            <w:bdr w:val="none" w:sz="0" w:space="0" w:color="auto" w:frame="1"/>
          </w:rPr>
          <w:t>Installing the ESP32 Board in Arduino IDE (Mac and Linux instructions)</w:t>
        </w:r>
      </w:hyperlink>
    </w:p>
    <w:p w:rsidR="00E80ED6" w:rsidRPr="003360D8" w:rsidRDefault="00E80ED6" w:rsidP="00E80ED6">
      <w:pPr>
        <w:pStyle w:val="Heading3"/>
        <w:shd w:val="clear" w:color="auto" w:fill="FFFFFF"/>
        <w:spacing w:before="510" w:after="150" w:line="312" w:lineRule="atLeast"/>
        <w:rPr>
          <w:rFonts w:ascii="Times New Roman" w:hAnsi="Times New Roman" w:cs="Times New Roman"/>
          <w:color w:val="3A3A3A"/>
          <w:sz w:val="32"/>
          <w:szCs w:val="24"/>
        </w:rPr>
      </w:pPr>
      <w:r w:rsidRPr="003360D8">
        <w:rPr>
          <w:rFonts w:ascii="Times New Roman" w:hAnsi="Times New Roman" w:cs="Times New Roman"/>
          <w:color w:val="3A3A3A"/>
          <w:sz w:val="32"/>
          <w:szCs w:val="24"/>
        </w:rPr>
        <w:t>2. CameraWebServer Example Code</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In your Arduino IDE, go to </w:t>
      </w:r>
      <w:r w:rsidRPr="003360D8">
        <w:rPr>
          <w:rStyle w:val="Strong"/>
          <w:rFonts w:eastAsia="Palatino Linotype"/>
          <w:color w:val="3A3A3A"/>
          <w:bdr w:val="none" w:sz="0" w:space="0" w:color="auto" w:frame="1"/>
        </w:rPr>
        <w:t>File </w:t>
      </w:r>
      <w:r w:rsidRPr="003360D8">
        <w:rPr>
          <w:color w:val="3A3A3A"/>
        </w:rPr>
        <w:t>&gt; </w:t>
      </w:r>
      <w:r w:rsidRPr="003360D8">
        <w:rPr>
          <w:rStyle w:val="Strong"/>
          <w:rFonts w:eastAsia="Palatino Linotype"/>
          <w:color w:val="3A3A3A"/>
          <w:bdr w:val="none" w:sz="0" w:space="0" w:color="auto" w:frame="1"/>
        </w:rPr>
        <w:t>Examples </w:t>
      </w:r>
      <w:r w:rsidRPr="003360D8">
        <w:rPr>
          <w:color w:val="3A3A3A"/>
        </w:rPr>
        <w:t>&gt; </w:t>
      </w:r>
      <w:r w:rsidRPr="003360D8">
        <w:rPr>
          <w:rStyle w:val="Strong"/>
          <w:rFonts w:eastAsia="Palatino Linotype"/>
          <w:color w:val="3A3A3A"/>
          <w:bdr w:val="none" w:sz="0" w:space="0" w:color="auto" w:frame="1"/>
        </w:rPr>
        <w:t>ESP32 </w:t>
      </w:r>
      <w:r w:rsidRPr="003360D8">
        <w:rPr>
          <w:color w:val="3A3A3A"/>
        </w:rPr>
        <w:t>&gt; </w:t>
      </w:r>
      <w:r w:rsidRPr="003360D8">
        <w:rPr>
          <w:rStyle w:val="Strong"/>
          <w:rFonts w:eastAsia="Palatino Linotype"/>
          <w:color w:val="3A3A3A"/>
          <w:bdr w:val="none" w:sz="0" w:space="0" w:color="auto" w:frame="1"/>
        </w:rPr>
        <w:t>Camera </w:t>
      </w:r>
      <w:r w:rsidRPr="003360D8">
        <w:rPr>
          <w:color w:val="3A3A3A"/>
        </w:rPr>
        <w:t>and open the </w:t>
      </w:r>
      <w:r w:rsidRPr="003360D8">
        <w:rPr>
          <w:rStyle w:val="Strong"/>
          <w:rFonts w:eastAsia="Palatino Linotype"/>
          <w:color w:val="3A3A3A"/>
          <w:bdr w:val="none" w:sz="0" w:space="0" w:color="auto" w:frame="1"/>
        </w:rPr>
        <w:t>CameraWebServer</w:t>
      </w:r>
      <w:r w:rsidRPr="003360D8">
        <w:rPr>
          <w:color w:val="3A3A3A"/>
        </w:rPr>
        <w:t> example.</w:t>
      </w:r>
    </w:p>
    <w:p w:rsidR="00E80ED6" w:rsidRPr="003360D8" w:rsidRDefault="00E80ED6" w:rsidP="00E80ED6">
      <w:pPr>
        <w:shd w:val="clear" w:color="auto" w:fill="FFFFFF"/>
        <w:rPr>
          <w:rFonts w:ascii="Times New Roman" w:hAnsi="Times New Roman" w:cs="Times New Roman"/>
          <w:color w:val="3A3A3A"/>
          <w:sz w:val="24"/>
          <w:szCs w:val="24"/>
        </w:rPr>
      </w:pPr>
      <w:r w:rsidRPr="003360D8">
        <w:rPr>
          <w:rFonts w:ascii="Times New Roman" w:hAnsi="Times New Roman" w:cs="Times New Roman"/>
          <w:noProof/>
          <w:color w:val="3A3A3A"/>
          <w:sz w:val="24"/>
          <w:szCs w:val="24"/>
        </w:rPr>
        <w:drawing>
          <wp:inline distT="0" distB="0" distL="0" distR="0" wp14:anchorId="60C7B906" wp14:editId="691217B5">
            <wp:extent cx="6539230" cy="3274695"/>
            <wp:effectExtent l="0" t="0" r="0" b="1905"/>
            <wp:docPr id="18" name="Picture 18" descr="https://i0.wp.com/randomnerdtutorials.com/wp-content/uploads/2019/03/esp32-cam-open-camerawebserver-example.png?resize=686%2C344&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wp.com/randomnerdtutorials.com/wp-content/uploads/2019/03/esp32-cam-open-camerawebserver-example.png?resize=686%2C344&amp;quality=100&amp;strip=all&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9230" cy="3274695"/>
                    </a:xfrm>
                    <a:prstGeom prst="rect">
                      <a:avLst/>
                    </a:prstGeom>
                    <a:noFill/>
                    <a:ln>
                      <a:noFill/>
                    </a:ln>
                  </pic:spPr>
                </pic:pic>
              </a:graphicData>
            </a:graphic>
          </wp:inline>
        </w:drawing>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The following code should load.</w:t>
      </w:r>
    </w:p>
    <w:p w:rsidR="00E80ED6" w:rsidRPr="003360D8" w:rsidRDefault="00E80ED6" w:rsidP="00E80ED6">
      <w:pPr>
        <w:shd w:val="clear" w:color="auto" w:fill="FFFFFF"/>
        <w:jc w:val="center"/>
        <w:rPr>
          <w:rFonts w:ascii="Times New Roman" w:hAnsi="Times New Roman" w:cs="Times New Roman"/>
          <w:color w:val="3A3A3A"/>
          <w:sz w:val="24"/>
          <w:szCs w:val="24"/>
        </w:rPr>
      </w:pPr>
      <w:r w:rsidRPr="003360D8">
        <w:rPr>
          <w:rFonts w:ascii="Times New Roman" w:hAnsi="Times New Roman" w:cs="Times New Roman"/>
          <w:noProof/>
          <w:color w:val="3A3A3A"/>
          <w:sz w:val="24"/>
          <w:szCs w:val="24"/>
        </w:rPr>
        <w:lastRenderedPageBreak/>
        <w:drawing>
          <wp:inline distT="0" distB="0" distL="0" distR="0" wp14:anchorId="7624769B" wp14:editId="6FE7222D">
            <wp:extent cx="3891516" cy="3689667"/>
            <wp:effectExtent l="0" t="0" r="0" b="6350"/>
            <wp:docPr id="16" name="Picture 16" descr="ESP32 CameraWeb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32 CameraWebServer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1576" cy="3689724"/>
                    </a:xfrm>
                    <a:prstGeom prst="rect">
                      <a:avLst/>
                    </a:prstGeom>
                    <a:noFill/>
                    <a:ln>
                      <a:noFill/>
                    </a:ln>
                  </pic:spPr>
                </pic:pic>
              </a:graphicData>
            </a:graphic>
          </wp:inline>
        </w:drawing>
      </w:r>
    </w:p>
    <w:p w:rsidR="00E80ED6" w:rsidRPr="003360D8" w:rsidRDefault="00E80ED6" w:rsidP="00E80ED6">
      <w:pPr>
        <w:shd w:val="clear" w:color="auto" w:fill="FFFFFF"/>
        <w:jc w:val="center"/>
        <w:rPr>
          <w:rFonts w:ascii="Times New Roman" w:hAnsi="Times New Roman" w:cs="Times New Roman"/>
          <w:color w:val="3A3A3A"/>
          <w:sz w:val="24"/>
          <w:szCs w:val="24"/>
        </w:rPr>
      </w:pP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Before uploading the code, you need to insert your network credentials in the following variables:</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token"/>
          <w:rFonts w:ascii="Times New Roman" w:hAnsi="Times New Roman" w:cs="Times New Roman"/>
          <w:color w:val="0077AA"/>
          <w:sz w:val="24"/>
          <w:szCs w:val="24"/>
          <w:bdr w:val="none" w:sz="0" w:space="0" w:color="auto" w:frame="1"/>
        </w:rPr>
        <w:t>const</w:t>
      </w: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0077AA"/>
          <w:sz w:val="24"/>
          <w:szCs w:val="24"/>
          <w:bdr w:val="none" w:sz="0" w:space="0" w:color="auto" w:frame="1"/>
        </w:rPr>
        <w:t>char</w:t>
      </w:r>
      <w:r w:rsidRPr="003360D8">
        <w:rPr>
          <w:rStyle w:val="token"/>
          <w:rFonts w:ascii="Times New Roman" w:hAnsi="Times New Roman" w:cs="Times New Roman"/>
          <w:color w:val="9A6E3A"/>
          <w:sz w:val="24"/>
          <w:szCs w:val="24"/>
          <w:bdr w:val="none" w:sz="0" w:space="0" w:color="auto" w:frame="1"/>
        </w:rPr>
        <w:t>*</w:t>
      </w:r>
      <w:r w:rsidRPr="003360D8">
        <w:rPr>
          <w:rStyle w:val="HTMLCode"/>
          <w:rFonts w:ascii="Times New Roman" w:hAnsi="Times New Roman" w:cs="Times New Roman"/>
          <w:color w:val="000000"/>
          <w:sz w:val="24"/>
          <w:szCs w:val="24"/>
          <w:bdr w:val="none" w:sz="0" w:space="0" w:color="auto" w:frame="1"/>
        </w:rPr>
        <w:t xml:space="preserve"> ssid </w:t>
      </w:r>
      <w:r w:rsidRPr="003360D8">
        <w:rPr>
          <w:rStyle w:val="token"/>
          <w:rFonts w:ascii="Times New Roman" w:hAnsi="Times New Roman" w:cs="Times New Roman"/>
          <w:color w:val="9A6E3A"/>
          <w:sz w:val="24"/>
          <w:szCs w:val="24"/>
          <w:bdr w:val="none" w:sz="0" w:space="0" w:color="auto" w:frame="1"/>
        </w:rPr>
        <w:t>=</w:t>
      </w: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669900"/>
          <w:sz w:val="24"/>
          <w:szCs w:val="24"/>
          <w:bdr w:val="none" w:sz="0" w:space="0" w:color="auto" w:frame="1"/>
        </w:rPr>
        <w:t>"REPLACE_WITH_YOUR_SSID"</w:t>
      </w:r>
      <w:r w:rsidRPr="003360D8">
        <w:rPr>
          <w:rStyle w:val="token"/>
          <w:rFonts w:ascii="Times New Roman" w:hAnsi="Times New Roman" w:cs="Times New Roman"/>
          <w:color w:val="999999"/>
          <w:sz w:val="24"/>
          <w:szCs w:val="24"/>
          <w:bdr w:val="none" w:sz="0" w:space="0" w:color="auto" w:frame="1"/>
        </w:rPr>
        <w:t>;</w:t>
      </w:r>
    </w:p>
    <w:p w:rsidR="00E80ED6" w:rsidRPr="003360D8" w:rsidRDefault="00E80ED6" w:rsidP="00E80ED6">
      <w:pPr>
        <w:pStyle w:val="HTMLPreformatted"/>
        <w:shd w:val="clear" w:color="auto" w:fill="F5F2F0"/>
        <w:rPr>
          <w:rFonts w:ascii="Times New Roman" w:hAnsi="Times New Roman" w:cs="Times New Roman"/>
          <w:color w:val="000000"/>
          <w:sz w:val="24"/>
          <w:szCs w:val="24"/>
        </w:rPr>
      </w:pPr>
      <w:r w:rsidRPr="003360D8">
        <w:rPr>
          <w:rStyle w:val="token"/>
          <w:rFonts w:ascii="Times New Roman" w:hAnsi="Times New Roman" w:cs="Times New Roman"/>
          <w:color w:val="0077AA"/>
          <w:sz w:val="24"/>
          <w:szCs w:val="24"/>
          <w:bdr w:val="none" w:sz="0" w:space="0" w:color="auto" w:frame="1"/>
        </w:rPr>
        <w:t>const</w:t>
      </w: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0077AA"/>
          <w:sz w:val="24"/>
          <w:szCs w:val="24"/>
          <w:bdr w:val="none" w:sz="0" w:space="0" w:color="auto" w:frame="1"/>
        </w:rPr>
        <w:t>char</w:t>
      </w:r>
      <w:r w:rsidRPr="003360D8">
        <w:rPr>
          <w:rStyle w:val="token"/>
          <w:rFonts w:ascii="Times New Roman" w:hAnsi="Times New Roman" w:cs="Times New Roman"/>
          <w:color w:val="9A6E3A"/>
          <w:sz w:val="24"/>
          <w:szCs w:val="24"/>
          <w:bdr w:val="none" w:sz="0" w:space="0" w:color="auto" w:frame="1"/>
        </w:rPr>
        <w:t>*</w:t>
      </w:r>
      <w:r w:rsidRPr="003360D8">
        <w:rPr>
          <w:rStyle w:val="HTMLCode"/>
          <w:rFonts w:ascii="Times New Roman" w:hAnsi="Times New Roman" w:cs="Times New Roman"/>
          <w:color w:val="000000"/>
          <w:sz w:val="24"/>
          <w:szCs w:val="24"/>
          <w:bdr w:val="none" w:sz="0" w:space="0" w:color="auto" w:frame="1"/>
        </w:rPr>
        <w:t xml:space="preserve"> password </w:t>
      </w:r>
      <w:r w:rsidRPr="003360D8">
        <w:rPr>
          <w:rStyle w:val="token"/>
          <w:rFonts w:ascii="Times New Roman" w:hAnsi="Times New Roman" w:cs="Times New Roman"/>
          <w:color w:val="9A6E3A"/>
          <w:sz w:val="24"/>
          <w:szCs w:val="24"/>
          <w:bdr w:val="none" w:sz="0" w:space="0" w:color="auto" w:frame="1"/>
        </w:rPr>
        <w:t>=</w:t>
      </w: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669900"/>
          <w:sz w:val="24"/>
          <w:szCs w:val="24"/>
          <w:bdr w:val="none" w:sz="0" w:space="0" w:color="auto" w:frame="1"/>
        </w:rPr>
        <w:t>"REPLACE_WITH_YOUR_PASSWORD"</w:t>
      </w:r>
      <w:r w:rsidRPr="003360D8">
        <w:rPr>
          <w:rStyle w:val="token"/>
          <w:rFonts w:ascii="Times New Roman" w:hAnsi="Times New Roman" w:cs="Times New Roman"/>
          <w:color w:val="999999"/>
          <w:sz w:val="24"/>
          <w:szCs w:val="24"/>
          <w:bdr w:val="none" w:sz="0" w:space="0" w:color="auto" w:frame="1"/>
        </w:rPr>
        <w:t>;</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Then, make sure you select the right camera module. In this case, we’re using the AI-THINKER Model.</w:t>
      </w:r>
    </w:p>
    <w:p w:rsidR="00E80ED6" w:rsidRPr="003360D8" w:rsidRDefault="00E80ED6" w:rsidP="003360D8">
      <w:pPr>
        <w:shd w:val="clear" w:color="auto" w:fill="FFFFFF"/>
        <w:jc w:val="center"/>
        <w:rPr>
          <w:rFonts w:ascii="Times New Roman" w:hAnsi="Times New Roman" w:cs="Times New Roman"/>
          <w:color w:val="3A3A3A"/>
          <w:sz w:val="24"/>
          <w:szCs w:val="24"/>
        </w:rPr>
      </w:pPr>
      <w:r w:rsidRPr="003360D8">
        <w:rPr>
          <w:rFonts w:ascii="Times New Roman" w:hAnsi="Times New Roman" w:cs="Times New Roman"/>
          <w:noProof/>
          <w:color w:val="3A3A3A"/>
          <w:sz w:val="24"/>
          <w:szCs w:val="24"/>
        </w:rPr>
        <w:lastRenderedPageBreak/>
        <w:drawing>
          <wp:inline distT="0" distB="0" distL="0" distR="0" wp14:anchorId="1116FA95" wp14:editId="3997DEB3">
            <wp:extent cx="7145020" cy="4008755"/>
            <wp:effectExtent l="0" t="0" r="0" b="0"/>
            <wp:docPr id="14" name="Picture 14" descr="https://i0.wp.com/randomnerdtutorials.com/wp-content/uploads/2019/03/AI-Thinker-ESP32CAM.jpg?resize=750%2C421&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randomnerdtutorials.com/wp-content/uploads/2019/03/AI-Thinker-ESP32CAM.jpg?resize=750%2C421&amp;quality=100&amp;strip=all&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5020" cy="4008755"/>
                    </a:xfrm>
                    <a:prstGeom prst="rect">
                      <a:avLst/>
                    </a:prstGeom>
                    <a:noFill/>
                    <a:ln>
                      <a:noFill/>
                    </a:ln>
                  </pic:spPr>
                </pic:pic>
              </a:graphicData>
            </a:graphic>
          </wp:inline>
        </w:drawing>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So, comment all the other models and uncomment this one:</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token"/>
          <w:rFonts w:ascii="Times New Roman" w:hAnsi="Times New Roman" w:cs="Times New Roman"/>
          <w:color w:val="708090"/>
          <w:sz w:val="24"/>
          <w:szCs w:val="24"/>
          <w:bdr w:val="none" w:sz="0" w:space="0" w:color="auto" w:frame="1"/>
        </w:rPr>
        <w:t>// Select camera model</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token"/>
          <w:rFonts w:ascii="Times New Roman" w:hAnsi="Times New Roman" w:cs="Times New Roman"/>
          <w:color w:val="708090"/>
          <w:sz w:val="24"/>
          <w:szCs w:val="24"/>
          <w:bdr w:val="none" w:sz="0" w:space="0" w:color="auto" w:frame="1"/>
        </w:rPr>
        <w:t>//#define CAMERA_MODEL_WROVER_KIT</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token"/>
          <w:rFonts w:ascii="Times New Roman" w:hAnsi="Times New Roman" w:cs="Times New Roman"/>
          <w:color w:val="708090"/>
          <w:sz w:val="24"/>
          <w:szCs w:val="24"/>
          <w:bdr w:val="none" w:sz="0" w:space="0" w:color="auto" w:frame="1"/>
        </w:rPr>
        <w:t>//#define CAMERA_MODEL_ESP_EYE</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token"/>
          <w:rFonts w:ascii="Times New Roman" w:hAnsi="Times New Roman" w:cs="Times New Roman"/>
          <w:color w:val="708090"/>
          <w:sz w:val="24"/>
          <w:szCs w:val="24"/>
          <w:bdr w:val="none" w:sz="0" w:space="0" w:color="auto" w:frame="1"/>
        </w:rPr>
        <w:t>//#define CAMERA_MODEL_M5STACK_PSRAM</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token"/>
          <w:rFonts w:ascii="Times New Roman" w:hAnsi="Times New Roman" w:cs="Times New Roman"/>
          <w:color w:val="708090"/>
          <w:sz w:val="24"/>
          <w:szCs w:val="24"/>
          <w:bdr w:val="none" w:sz="0" w:space="0" w:color="auto" w:frame="1"/>
        </w:rPr>
        <w:t>//#define CAMERA_MODEL_M5STACK_WIDE</w:t>
      </w:r>
    </w:p>
    <w:p w:rsidR="00E80ED6" w:rsidRPr="003360D8" w:rsidRDefault="00E80ED6" w:rsidP="00E80ED6">
      <w:pPr>
        <w:pStyle w:val="HTMLPreformatted"/>
        <w:shd w:val="clear" w:color="auto" w:fill="F5F2F0"/>
        <w:rPr>
          <w:rFonts w:ascii="Times New Roman" w:hAnsi="Times New Roman" w:cs="Times New Roman"/>
          <w:color w:val="000000"/>
          <w:sz w:val="24"/>
          <w:szCs w:val="24"/>
        </w:rPr>
      </w:pPr>
      <w:r w:rsidRPr="003360D8">
        <w:rPr>
          <w:rStyle w:val="token"/>
          <w:rFonts w:ascii="Times New Roman" w:hAnsi="Times New Roman" w:cs="Times New Roman"/>
          <w:color w:val="990055"/>
          <w:sz w:val="24"/>
          <w:szCs w:val="24"/>
          <w:bdr w:val="none" w:sz="0" w:space="0" w:color="auto" w:frame="1"/>
        </w:rPr>
        <w:t>#</w:t>
      </w:r>
      <w:r w:rsidRPr="003360D8">
        <w:rPr>
          <w:rStyle w:val="token"/>
          <w:rFonts w:ascii="Times New Roman" w:hAnsi="Times New Roman" w:cs="Times New Roman"/>
          <w:color w:val="0077AA"/>
          <w:sz w:val="24"/>
          <w:szCs w:val="24"/>
          <w:bdr w:val="none" w:sz="0" w:space="0" w:color="auto" w:frame="1"/>
        </w:rPr>
        <w:t>define</w:t>
      </w:r>
      <w:r w:rsidRPr="003360D8">
        <w:rPr>
          <w:rStyle w:val="token"/>
          <w:rFonts w:ascii="Times New Roman" w:hAnsi="Times New Roman" w:cs="Times New Roman"/>
          <w:color w:val="990055"/>
          <w:sz w:val="24"/>
          <w:szCs w:val="24"/>
          <w:bdr w:val="none" w:sz="0" w:space="0" w:color="auto" w:frame="1"/>
        </w:rPr>
        <w:t xml:space="preserve"> CAMERA_MODEL_AI_THINKER</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If none of these correspond to the camera you’re using, you need to add the pin assignment for your specific board in the camera_pins.h tab.</w:t>
      </w:r>
    </w:p>
    <w:p w:rsidR="00E80ED6" w:rsidRDefault="00E80ED6" w:rsidP="00E80ED6">
      <w:pPr>
        <w:pStyle w:val="NormalWeb"/>
        <w:shd w:val="clear" w:color="auto" w:fill="FFFFFF"/>
        <w:spacing w:before="0" w:beforeAutospacing="0" w:after="336" w:afterAutospacing="0"/>
        <w:rPr>
          <w:color w:val="3A3A3A"/>
        </w:rPr>
      </w:pPr>
      <w:r w:rsidRPr="003360D8">
        <w:rPr>
          <w:color w:val="3A3A3A"/>
        </w:rPr>
        <w:t>Now, the code is ready to be uploaded to your ESP32.</w:t>
      </w:r>
    </w:p>
    <w:p w:rsidR="003360D8" w:rsidRDefault="003360D8" w:rsidP="00E80ED6">
      <w:pPr>
        <w:pStyle w:val="NormalWeb"/>
        <w:shd w:val="clear" w:color="auto" w:fill="FFFFFF"/>
        <w:spacing w:before="0" w:beforeAutospacing="0" w:after="336" w:afterAutospacing="0"/>
        <w:rPr>
          <w:color w:val="3A3A3A"/>
        </w:rPr>
      </w:pPr>
    </w:p>
    <w:p w:rsidR="003360D8" w:rsidRDefault="003360D8" w:rsidP="00E80ED6">
      <w:pPr>
        <w:pStyle w:val="NormalWeb"/>
        <w:shd w:val="clear" w:color="auto" w:fill="FFFFFF"/>
        <w:spacing w:before="0" w:beforeAutospacing="0" w:after="336" w:afterAutospacing="0"/>
        <w:rPr>
          <w:color w:val="3A3A3A"/>
        </w:rPr>
      </w:pPr>
    </w:p>
    <w:p w:rsidR="003360D8" w:rsidRDefault="003360D8" w:rsidP="00E80ED6">
      <w:pPr>
        <w:pStyle w:val="NormalWeb"/>
        <w:shd w:val="clear" w:color="auto" w:fill="FFFFFF"/>
        <w:spacing w:before="0" w:beforeAutospacing="0" w:after="336" w:afterAutospacing="0"/>
        <w:rPr>
          <w:color w:val="3A3A3A"/>
        </w:rPr>
      </w:pPr>
    </w:p>
    <w:p w:rsidR="003360D8" w:rsidRDefault="003360D8" w:rsidP="00E80ED6">
      <w:pPr>
        <w:pStyle w:val="NormalWeb"/>
        <w:shd w:val="clear" w:color="auto" w:fill="FFFFFF"/>
        <w:spacing w:before="0" w:beforeAutospacing="0" w:after="336" w:afterAutospacing="0"/>
        <w:rPr>
          <w:color w:val="3A3A3A"/>
        </w:rPr>
      </w:pPr>
    </w:p>
    <w:p w:rsidR="003360D8" w:rsidRPr="003360D8" w:rsidRDefault="003360D8" w:rsidP="00E80ED6">
      <w:pPr>
        <w:pStyle w:val="NormalWeb"/>
        <w:shd w:val="clear" w:color="auto" w:fill="FFFFFF"/>
        <w:spacing w:before="0" w:beforeAutospacing="0" w:after="336" w:afterAutospacing="0"/>
        <w:rPr>
          <w:color w:val="3A3A3A"/>
        </w:rPr>
      </w:pPr>
    </w:p>
    <w:p w:rsidR="00E80ED6" w:rsidRPr="003360D8" w:rsidRDefault="00E80ED6" w:rsidP="00E80ED6">
      <w:pPr>
        <w:pStyle w:val="Heading3"/>
        <w:shd w:val="clear" w:color="auto" w:fill="FFFFFF"/>
        <w:spacing w:before="510" w:after="150" w:line="312" w:lineRule="atLeast"/>
        <w:rPr>
          <w:rFonts w:ascii="Times New Roman" w:hAnsi="Times New Roman" w:cs="Times New Roman"/>
          <w:color w:val="3A3A3A"/>
          <w:sz w:val="32"/>
          <w:szCs w:val="24"/>
        </w:rPr>
      </w:pPr>
      <w:r w:rsidRPr="003360D8">
        <w:rPr>
          <w:rFonts w:ascii="Times New Roman" w:hAnsi="Times New Roman" w:cs="Times New Roman"/>
          <w:color w:val="3A3A3A"/>
          <w:sz w:val="32"/>
          <w:szCs w:val="24"/>
        </w:rPr>
        <w:lastRenderedPageBreak/>
        <w:t>3. ESP32-CAM Upload Code</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Connect the ESP32-CAM board to your computer using an FTDI programmer. Follow the next schematic diagram:</w:t>
      </w:r>
    </w:p>
    <w:p w:rsidR="00E80ED6" w:rsidRPr="003360D8" w:rsidRDefault="00E80ED6" w:rsidP="003360D8">
      <w:pPr>
        <w:shd w:val="clear" w:color="auto" w:fill="FFFFFF"/>
        <w:jc w:val="center"/>
        <w:rPr>
          <w:rFonts w:ascii="Times New Roman" w:hAnsi="Times New Roman" w:cs="Times New Roman"/>
          <w:color w:val="3A3A3A"/>
          <w:sz w:val="24"/>
          <w:szCs w:val="24"/>
        </w:rPr>
      </w:pPr>
      <w:r w:rsidRPr="003360D8">
        <w:rPr>
          <w:rFonts w:ascii="Times New Roman" w:hAnsi="Times New Roman" w:cs="Times New Roman"/>
          <w:noProof/>
          <w:color w:val="3A3A3A"/>
          <w:sz w:val="24"/>
          <w:szCs w:val="24"/>
        </w:rPr>
        <w:drawing>
          <wp:inline distT="0" distB="0" distL="0" distR="0" wp14:anchorId="12475830" wp14:editId="560EF723">
            <wp:extent cx="6808206" cy="3019281"/>
            <wp:effectExtent l="0" t="0" r="0" b="0"/>
            <wp:docPr id="13" name="Picture 13" descr="https://i0.wp.com/randomnerdtutorials.com/wp-content/uploads/2019/12/ESP32-CAM-FTDI-programmer-5V-supply.png?resize=750%2C333&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randomnerdtutorials.com/wp-content/uploads/2019/12/ESP32-CAM-FTDI-programmer-5V-supply.png?resize=750%2C333&amp;quality=100&amp;strip=all&amp;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09956" cy="3020057"/>
                    </a:xfrm>
                    <a:prstGeom prst="rect">
                      <a:avLst/>
                    </a:prstGeom>
                    <a:noFill/>
                    <a:ln>
                      <a:noFill/>
                    </a:ln>
                  </pic:spPr>
                </pic:pic>
              </a:graphicData>
            </a:graphic>
          </wp:inline>
        </w:drawing>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Many FTDI programmers have a jumper that allows you to select 3.3V or 5V. Make sure the jumper is in the right place to select 5V.</w:t>
      </w:r>
    </w:p>
    <w:p w:rsidR="00E80ED6" w:rsidRPr="003360D8" w:rsidRDefault="00E80ED6" w:rsidP="00E80ED6">
      <w:pPr>
        <w:pStyle w:val="rntbox"/>
        <w:shd w:val="clear" w:color="auto" w:fill="CC3333"/>
        <w:spacing w:before="0" w:beforeAutospacing="0" w:after="0" w:afterAutospacing="0"/>
      </w:pPr>
      <w:r w:rsidRPr="003360D8">
        <w:rPr>
          <w:rStyle w:val="Strong"/>
          <w:rFonts w:eastAsia="Palatino Linotype"/>
          <w:bdr w:val="none" w:sz="0" w:space="0" w:color="auto" w:frame="1"/>
        </w:rPr>
        <w:t>Important: </w:t>
      </w:r>
      <w:r w:rsidRPr="003360D8">
        <w:rPr>
          <w:rStyle w:val="rnthl"/>
          <w:bdr w:val="none" w:sz="0" w:space="0" w:color="auto" w:frame="1"/>
          <w:shd w:val="clear" w:color="auto" w:fill="EEEEEE"/>
        </w:rPr>
        <w:t>GPIO 0</w:t>
      </w:r>
      <w:r w:rsidRPr="003360D8">
        <w:t> needs to be connected to </w:t>
      </w:r>
      <w:r w:rsidRPr="003360D8">
        <w:rPr>
          <w:rStyle w:val="rnthl"/>
          <w:color w:val="FFFFFF"/>
          <w:bdr w:val="none" w:sz="0" w:space="0" w:color="auto" w:frame="1"/>
          <w:shd w:val="clear" w:color="auto" w:fill="333333"/>
        </w:rPr>
        <w:t>GND</w:t>
      </w:r>
      <w:r w:rsidRPr="003360D8">
        <w:t> so that you’re able to upload code.</w:t>
      </w:r>
    </w:p>
    <w:tbl>
      <w:tblPr>
        <w:tblW w:w="11940"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972"/>
        <w:gridCol w:w="6968"/>
      </w:tblGrid>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Style w:val="Strong"/>
                <w:rFonts w:ascii="Times New Roman" w:hAnsi="Times New Roman" w:cs="Times New Roman"/>
                <w:sz w:val="24"/>
                <w:szCs w:val="24"/>
                <w:bdr w:val="none" w:sz="0" w:space="0" w:color="auto" w:frame="1"/>
              </w:rPr>
              <w:t>ESP32-CAM</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Style w:val="Strong"/>
                <w:rFonts w:ascii="Times New Roman" w:hAnsi="Times New Roman" w:cs="Times New Roman"/>
                <w:sz w:val="24"/>
                <w:szCs w:val="24"/>
                <w:bdr w:val="none" w:sz="0" w:space="0" w:color="auto" w:frame="1"/>
              </w:rPr>
              <w:t>FTDI Programmer</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GND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GND</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5V</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VCC (5V)</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U0R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TX</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U0T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RX</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GND</w:t>
            </w:r>
          </w:p>
        </w:tc>
      </w:tr>
    </w:tbl>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To upload the code, follow the next steps:</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1) Go to </w:t>
      </w:r>
      <w:r w:rsidRPr="003360D8">
        <w:rPr>
          <w:rStyle w:val="Strong"/>
          <w:rFonts w:eastAsia="Palatino Linotype"/>
          <w:color w:val="3A3A3A"/>
          <w:bdr w:val="none" w:sz="0" w:space="0" w:color="auto" w:frame="1"/>
        </w:rPr>
        <w:t>Tools </w:t>
      </w:r>
      <w:r w:rsidRPr="003360D8">
        <w:rPr>
          <w:color w:val="3A3A3A"/>
        </w:rPr>
        <w:t>&gt; </w:t>
      </w:r>
      <w:r w:rsidRPr="003360D8">
        <w:rPr>
          <w:rStyle w:val="Strong"/>
          <w:rFonts w:eastAsia="Palatino Linotype"/>
          <w:color w:val="3A3A3A"/>
          <w:bdr w:val="none" w:sz="0" w:space="0" w:color="auto" w:frame="1"/>
        </w:rPr>
        <w:t>Board </w:t>
      </w:r>
      <w:r w:rsidRPr="003360D8">
        <w:rPr>
          <w:color w:val="3A3A3A"/>
        </w:rPr>
        <w:t>and select </w:t>
      </w:r>
      <w:r w:rsidRPr="003360D8">
        <w:rPr>
          <w:rStyle w:val="Strong"/>
          <w:rFonts w:eastAsia="Palatino Linotype"/>
          <w:color w:val="3A3A3A"/>
          <w:bdr w:val="none" w:sz="0" w:space="0" w:color="auto" w:frame="1"/>
        </w:rPr>
        <w:t>AI-Thinker ESP32-CAM</w:t>
      </w:r>
      <w:r w:rsidRPr="003360D8">
        <w:rPr>
          <w:color w:val="3A3A3A"/>
        </w:rPr>
        <w:t>.</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2) Go to </w:t>
      </w:r>
      <w:r w:rsidRPr="003360D8">
        <w:rPr>
          <w:rStyle w:val="Strong"/>
          <w:rFonts w:eastAsia="Palatino Linotype"/>
          <w:color w:val="3A3A3A"/>
          <w:bdr w:val="none" w:sz="0" w:space="0" w:color="auto" w:frame="1"/>
        </w:rPr>
        <w:t>Tools </w:t>
      </w:r>
      <w:r w:rsidRPr="003360D8">
        <w:rPr>
          <w:color w:val="3A3A3A"/>
        </w:rPr>
        <w:t>&gt; </w:t>
      </w:r>
      <w:r w:rsidRPr="003360D8">
        <w:rPr>
          <w:rStyle w:val="Strong"/>
          <w:rFonts w:eastAsia="Palatino Linotype"/>
          <w:color w:val="3A3A3A"/>
          <w:bdr w:val="none" w:sz="0" w:space="0" w:color="auto" w:frame="1"/>
        </w:rPr>
        <w:t>Port </w:t>
      </w:r>
      <w:r w:rsidRPr="003360D8">
        <w:rPr>
          <w:color w:val="3A3A3A"/>
        </w:rPr>
        <w:t>and select the COM port the ESP32 is connected to.</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3) Then, click the upload button to upload the code.</w:t>
      </w:r>
    </w:p>
    <w:p w:rsidR="00E80ED6" w:rsidRPr="003360D8" w:rsidRDefault="00E80ED6" w:rsidP="00E80ED6">
      <w:pPr>
        <w:shd w:val="clear" w:color="auto" w:fill="FFFFFF"/>
        <w:rPr>
          <w:rFonts w:ascii="Times New Roman" w:hAnsi="Times New Roman" w:cs="Times New Roman"/>
          <w:color w:val="3A3A3A"/>
          <w:sz w:val="24"/>
          <w:szCs w:val="24"/>
        </w:rPr>
      </w:pPr>
      <w:r w:rsidRPr="003360D8">
        <w:rPr>
          <w:rFonts w:ascii="Times New Roman" w:hAnsi="Times New Roman" w:cs="Times New Roman"/>
          <w:noProof/>
          <w:color w:val="3A3A3A"/>
          <w:sz w:val="24"/>
          <w:szCs w:val="24"/>
        </w:rPr>
        <w:drawing>
          <wp:inline distT="0" distB="0" distL="0" distR="0" wp14:anchorId="172BE16B" wp14:editId="09738856">
            <wp:extent cx="308610" cy="308610"/>
            <wp:effectExtent l="0" t="0" r="0" b="0"/>
            <wp:docPr id="12" name="Picture 12" descr="https://i0.wp.com/randomnerdtutorials.com/wp-content/uploads/2019/12/upload-button-arduino-ide.png?resize=32%2C32&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randomnerdtutorials.com/wp-content/uploads/2019/12/upload-button-arduino-ide.png?resize=32%2C32&amp;quality=100&amp;strip=all&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4) When you start to see these dots on the debugging window as shown below, press the ESP32-CAM on-board RST button.</w:t>
      </w:r>
    </w:p>
    <w:p w:rsidR="00E80ED6" w:rsidRPr="003360D8" w:rsidRDefault="00E80ED6" w:rsidP="00E80ED6">
      <w:pPr>
        <w:rPr>
          <w:rFonts w:ascii="Times New Roman" w:hAnsi="Times New Roman" w:cs="Times New Roman"/>
          <w:sz w:val="24"/>
          <w:szCs w:val="24"/>
        </w:rPr>
      </w:pPr>
      <w:r w:rsidRPr="003360D8">
        <w:rPr>
          <w:rFonts w:ascii="Times New Roman" w:hAnsi="Times New Roman" w:cs="Times New Roman"/>
          <w:noProof/>
          <w:sz w:val="24"/>
          <w:szCs w:val="24"/>
        </w:rPr>
        <w:lastRenderedPageBreak/>
        <w:drawing>
          <wp:inline distT="0" distB="0" distL="0" distR="0" wp14:anchorId="30420324" wp14:editId="6F7F42E2">
            <wp:extent cx="7889240" cy="712470"/>
            <wp:effectExtent l="0" t="0" r="0" b="0"/>
            <wp:docPr id="11" name="Picture 11" descr="https://i0.wp.com/randomnerdtutorials.com/wp-content/uploads/2019/12/dots-uploading-code.png?resize=828%2C75&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randomnerdtutorials.com/wp-content/uploads/2019/12/dots-uploading-code.png?resize=828%2C75&amp;quality=100&amp;strip=all&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9240" cy="712470"/>
                    </a:xfrm>
                    <a:prstGeom prst="rect">
                      <a:avLst/>
                    </a:prstGeom>
                    <a:noFill/>
                    <a:ln>
                      <a:noFill/>
                    </a:ln>
                  </pic:spPr>
                </pic:pic>
              </a:graphicData>
            </a:graphic>
          </wp:inline>
        </w:drawing>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After a few seconds, the code should be successfully uploaded to your board.</w:t>
      </w: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t>Getting the IP address</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After uploading the code, disconnect </w:t>
      </w:r>
      <w:r w:rsidRPr="003360D8">
        <w:rPr>
          <w:rStyle w:val="rnthl"/>
          <w:color w:val="3A3A3A"/>
          <w:bdr w:val="none" w:sz="0" w:space="0" w:color="auto" w:frame="1"/>
          <w:shd w:val="clear" w:color="auto" w:fill="EEEEEE"/>
        </w:rPr>
        <w:t>GPIO 0</w:t>
      </w:r>
      <w:r w:rsidRPr="003360D8">
        <w:rPr>
          <w:color w:val="3A3A3A"/>
        </w:rPr>
        <w:t> from </w:t>
      </w:r>
      <w:r w:rsidRPr="003360D8">
        <w:rPr>
          <w:rStyle w:val="rnthl"/>
          <w:color w:val="FFFFFF"/>
          <w:bdr w:val="none" w:sz="0" w:space="0" w:color="auto" w:frame="1"/>
          <w:shd w:val="clear" w:color="auto" w:fill="333333"/>
        </w:rPr>
        <w:t>GND</w:t>
      </w:r>
      <w:r w:rsidRPr="003360D8">
        <w:rPr>
          <w:color w:val="3A3A3A"/>
        </w:rPr>
        <w:t>.</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Open the Serial Monitor at a baud rate of 115200. Press the ESP32-CAM on-board Reset button.</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The ESP32 IP address should be printed in the Serial Monitor.</w:t>
      </w:r>
    </w:p>
    <w:p w:rsidR="00E80ED6" w:rsidRPr="003360D8" w:rsidRDefault="00E80ED6" w:rsidP="00E80ED6">
      <w:pPr>
        <w:shd w:val="clear" w:color="auto" w:fill="FFFFFF"/>
        <w:rPr>
          <w:rFonts w:ascii="Times New Roman" w:hAnsi="Times New Roman" w:cs="Times New Roman"/>
          <w:color w:val="3A3A3A"/>
          <w:sz w:val="24"/>
          <w:szCs w:val="24"/>
        </w:rPr>
      </w:pPr>
      <w:r w:rsidRPr="003360D8">
        <w:rPr>
          <w:rFonts w:ascii="Times New Roman" w:hAnsi="Times New Roman" w:cs="Times New Roman"/>
          <w:noProof/>
          <w:color w:val="3A3A3A"/>
          <w:sz w:val="24"/>
          <w:szCs w:val="24"/>
        </w:rPr>
        <w:drawing>
          <wp:inline distT="0" distB="0" distL="0" distR="0" wp14:anchorId="0035CAE5" wp14:editId="2AB57129">
            <wp:extent cx="5858510" cy="4072255"/>
            <wp:effectExtent l="0" t="0" r="8890" b="4445"/>
            <wp:docPr id="10" name="Picture 10" descr="https://i0.wp.com/randomnerdtutorials.com/wp-content/uploads/2019/03/esp32-cam-ip-address.png?resize=615%2C427&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randomnerdtutorials.com/wp-content/uploads/2019/03/esp32-cam-ip-address.png?resize=615%2C427&amp;quality=100&amp;strip=all&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510" cy="4072255"/>
                    </a:xfrm>
                    <a:prstGeom prst="rect">
                      <a:avLst/>
                    </a:prstGeom>
                    <a:noFill/>
                    <a:ln>
                      <a:noFill/>
                    </a:ln>
                  </pic:spPr>
                </pic:pic>
              </a:graphicData>
            </a:graphic>
          </wp:inline>
        </w:drawing>
      </w:r>
    </w:p>
    <w:p w:rsidR="00E80ED6" w:rsidRPr="003360D8" w:rsidRDefault="00E80ED6">
      <w:pPr>
        <w:spacing w:line="276" w:lineRule="auto"/>
        <w:rPr>
          <w:rFonts w:ascii="Times New Roman" w:hAnsi="Times New Roman" w:cs="Times New Roman"/>
          <w:sz w:val="24"/>
          <w:szCs w:val="24"/>
        </w:rPr>
        <w:sectPr w:rsidR="00E80ED6" w:rsidRPr="003360D8">
          <w:pgSz w:w="12240" w:h="15840"/>
          <w:pgMar w:top="1500" w:right="540" w:bottom="1240" w:left="500" w:header="0" w:footer="1052" w:gutter="0"/>
          <w:cols w:space="720"/>
        </w:sectPr>
      </w:pPr>
    </w:p>
    <w:p w:rsidR="00BE3D92" w:rsidRPr="003360D8" w:rsidRDefault="00BE3D92">
      <w:pPr>
        <w:pStyle w:val="BodyText"/>
        <w:rPr>
          <w:rFonts w:ascii="Times New Roman" w:hAnsi="Times New Roman" w:cs="Times New Roman"/>
          <w:sz w:val="24"/>
          <w:szCs w:val="24"/>
        </w:rPr>
      </w:pPr>
    </w:p>
    <w:p w:rsidR="00BE3D92" w:rsidRPr="003360D8" w:rsidRDefault="00BE3D92">
      <w:pPr>
        <w:pStyle w:val="BodyText"/>
        <w:rPr>
          <w:rFonts w:ascii="Times New Roman" w:hAnsi="Times New Roman" w:cs="Times New Roman"/>
          <w:sz w:val="24"/>
          <w:szCs w:val="24"/>
        </w:rPr>
      </w:pPr>
    </w:p>
    <w:p w:rsidR="00BE3D92" w:rsidRPr="003360D8" w:rsidRDefault="00BE3D92">
      <w:pPr>
        <w:pStyle w:val="BodyText"/>
        <w:rPr>
          <w:rFonts w:ascii="Times New Roman" w:hAnsi="Times New Roman" w:cs="Times New Roman"/>
          <w:sz w:val="24"/>
          <w:szCs w:val="24"/>
        </w:rPr>
      </w:pPr>
    </w:p>
    <w:p w:rsidR="00BE3D92" w:rsidRPr="003360D8" w:rsidRDefault="00BE3D92">
      <w:pPr>
        <w:pStyle w:val="BodyText"/>
        <w:spacing w:before="6"/>
        <w:rPr>
          <w:rFonts w:ascii="Times New Roman" w:hAnsi="Times New Roman" w:cs="Times New Roman"/>
          <w:sz w:val="24"/>
          <w:szCs w:val="24"/>
        </w:rPr>
      </w:pPr>
    </w:p>
    <w:p w:rsidR="00BE3D92" w:rsidRPr="003360D8" w:rsidRDefault="00226F29">
      <w:pPr>
        <w:spacing w:before="80"/>
        <w:ind w:left="1372" w:right="1336"/>
        <w:jc w:val="center"/>
        <w:rPr>
          <w:rFonts w:ascii="Times New Roman" w:hAnsi="Times New Roman" w:cs="Times New Roman"/>
          <w:sz w:val="32"/>
          <w:szCs w:val="24"/>
        </w:rPr>
      </w:pPr>
      <w:bookmarkStart w:id="2" w:name="_TOC_250006"/>
      <w:r w:rsidRPr="003360D8">
        <w:rPr>
          <w:rFonts w:ascii="Times New Roman" w:hAnsi="Times New Roman" w:cs="Times New Roman"/>
          <w:sz w:val="32"/>
          <w:szCs w:val="24"/>
          <w:u w:val="thick"/>
        </w:rPr>
        <w:t>COMPONENTS</w:t>
      </w:r>
      <w:r w:rsidRPr="003360D8">
        <w:rPr>
          <w:rFonts w:ascii="Times New Roman" w:hAnsi="Times New Roman" w:cs="Times New Roman"/>
          <w:spacing w:val="-2"/>
          <w:sz w:val="32"/>
          <w:szCs w:val="24"/>
          <w:u w:val="thick"/>
        </w:rPr>
        <w:t xml:space="preserve"> </w:t>
      </w:r>
      <w:bookmarkEnd w:id="2"/>
      <w:r w:rsidRPr="003360D8">
        <w:rPr>
          <w:rFonts w:ascii="Times New Roman" w:hAnsi="Times New Roman" w:cs="Times New Roman"/>
          <w:sz w:val="32"/>
          <w:szCs w:val="24"/>
          <w:u w:val="thick"/>
        </w:rPr>
        <w:t>REQUIRED</w:t>
      </w:r>
    </w:p>
    <w:p w:rsidR="00BE3D92" w:rsidRPr="003360D8" w:rsidRDefault="00BE3D92">
      <w:pPr>
        <w:pStyle w:val="BodyText"/>
        <w:rPr>
          <w:rFonts w:ascii="Times New Roman" w:hAnsi="Times New Roman" w:cs="Times New Roman"/>
          <w:sz w:val="24"/>
          <w:szCs w:val="24"/>
        </w:rPr>
      </w:pPr>
    </w:p>
    <w:p w:rsidR="00BE3D92" w:rsidRPr="003360D8" w:rsidRDefault="00BE3D92">
      <w:pPr>
        <w:pStyle w:val="BodyText"/>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1187"/>
        <w:gridCol w:w="4521"/>
        <w:gridCol w:w="2854"/>
        <w:gridCol w:w="2854"/>
      </w:tblGrid>
      <w:tr w:rsidR="006C7DB4" w:rsidTr="008B1086">
        <w:trPr>
          <w:trHeight w:val="497"/>
        </w:trPr>
        <w:tc>
          <w:tcPr>
            <w:tcW w:w="520" w:type="pct"/>
          </w:tcPr>
          <w:p w:rsidR="006C7DB4" w:rsidRDefault="006C7DB4">
            <w:pPr>
              <w:pStyle w:val="BodyText"/>
              <w:spacing w:before="4"/>
              <w:rPr>
                <w:rFonts w:ascii="Times New Roman" w:hAnsi="Times New Roman" w:cs="Times New Roman"/>
                <w:sz w:val="24"/>
                <w:szCs w:val="24"/>
              </w:rPr>
            </w:pPr>
            <w:r>
              <w:rPr>
                <w:rFonts w:ascii="Times New Roman" w:hAnsi="Times New Roman" w:cs="Times New Roman"/>
                <w:sz w:val="24"/>
                <w:szCs w:val="24"/>
              </w:rPr>
              <w:t>SR.NO</w:t>
            </w:r>
          </w:p>
        </w:tc>
        <w:tc>
          <w:tcPr>
            <w:tcW w:w="198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PART</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QTY.</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COST</w:t>
            </w:r>
          </w:p>
        </w:tc>
      </w:tr>
      <w:tr w:rsidR="006C7DB4" w:rsidTr="008B1086">
        <w:trPr>
          <w:trHeight w:val="461"/>
        </w:trPr>
        <w:tc>
          <w:tcPr>
            <w:tcW w:w="520" w:type="pct"/>
          </w:tcPr>
          <w:p w:rsidR="006C7DB4" w:rsidRDefault="006C7DB4" w:rsidP="006C7DB4">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1</w:t>
            </w:r>
          </w:p>
        </w:tc>
        <w:tc>
          <w:tcPr>
            <w:tcW w:w="1980" w:type="pct"/>
          </w:tcPr>
          <w:p w:rsidR="006C7DB4" w:rsidRPr="008B1086" w:rsidRDefault="006C7DB4" w:rsidP="008B1086">
            <w:pPr>
              <w:tabs>
                <w:tab w:val="left" w:pos="1126"/>
              </w:tabs>
              <w:spacing w:before="31"/>
              <w:jc w:val="center"/>
              <w:rPr>
                <w:rFonts w:ascii="Times New Roman" w:hAnsi="Times New Roman" w:cs="Times New Roman"/>
                <w:sz w:val="24"/>
                <w:szCs w:val="24"/>
              </w:rPr>
            </w:pPr>
            <w:r w:rsidRPr="008B1086">
              <w:rPr>
                <w:rFonts w:ascii="Times New Roman" w:hAnsi="Times New Roman" w:cs="Times New Roman"/>
                <w:sz w:val="24"/>
                <w:szCs w:val="24"/>
              </w:rPr>
              <w:t>ESP32 CAM</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1</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1350</w:t>
            </w:r>
          </w:p>
        </w:tc>
      </w:tr>
      <w:tr w:rsidR="006C7DB4" w:rsidTr="008B1086">
        <w:trPr>
          <w:trHeight w:val="506"/>
        </w:trPr>
        <w:tc>
          <w:tcPr>
            <w:tcW w:w="520" w:type="pct"/>
          </w:tcPr>
          <w:p w:rsidR="006C7DB4" w:rsidRDefault="006C7DB4" w:rsidP="006C7DB4">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2</w:t>
            </w:r>
          </w:p>
        </w:tc>
        <w:tc>
          <w:tcPr>
            <w:tcW w:w="1980" w:type="pct"/>
          </w:tcPr>
          <w:p w:rsidR="006C7DB4" w:rsidRPr="008B1086" w:rsidRDefault="008B1086" w:rsidP="008B1086">
            <w:pPr>
              <w:tabs>
                <w:tab w:val="left" w:pos="1126"/>
              </w:tabs>
              <w:jc w:val="center"/>
              <w:rPr>
                <w:rFonts w:ascii="Times New Roman" w:hAnsi="Times New Roman" w:cs="Times New Roman"/>
                <w:sz w:val="24"/>
                <w:szCs w:val="24"/>
              </w:rPr>
            </w:pPr>
            <w:r w:rsidRPr="008B1086">
              <w:rPr>
                <w:rFonts w:ascii="Times New Roman" w:hAnsi="Times New Roman" w:cs="Times New Roman"/>
                <w:sz w:val="24"/>
                <w:szCs w:val="24"/>
              </w:rPr>
              <w:t>BATTERY 12VOLT</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1</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550</w:t>
            </w:r>
          </w:p>
        </w:tc>
      </w:tr>
      <w:tr w:rsidR="006C7DB4" w:rsidTr="006C7DB4">
        <w:tc>
          <w:tcPr>
            <w:tcW w:w="520" w:type="pct"/>
          </w:tcPr>
          <w:p w:rsidR="006C7DB4" w:rsidRDefault="006C7DB4" w:rsidP="006C7DB4">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3</w:t>
            </w:r>
          </w:p>
        </w:tc>
        <w:tc>
          <w:tcPr>
            <w:tcW w:w="1980" w:type="pct"/>
          </w:tcPr>
          <w:p w:rsidR="008B1086" w:rsidRPr="008B1086" w:rsidRDefault="008B1086" w:rsidP="008B1086">
            <w:pPr>
              <w:tabs>
                <w:tab w:val="left" w:pos="1126"/>
              </w:tabs>
              <w:jc w:val="center"/>
              <w:rPr>
                <w:rFonts w:ascii="Times New Roman" w:hAnsi="Times New Roman" w:cs="Times New Roman"/>
                <w:sz w:val="24"/>
                <w:szCs w:val="24"/>
              </w:rPr>
            </w:pPr>
            <w:r w:rsidRPr="008B1086">
              <w:rPr>
                <w:rFonts w:ascii="Times New Roman" w:hAnsi="Times New Roman" w:cs="Times New Roman"/>
                <w:sz w:val="24"/>
                <w:szCs w:val="24"/>
              </w:rPr>
              <w:t>CONNECTING WIRE</w:t>
            </w:r>
          </w:p>
          <w:p w:rsidR="006C7DB4" w:rsidRDefault="006C7DB4" w:rsidP="008B1086">
            <w:pPr>
              <w:pStyle w:val="BodyText"/>
              <w:spacing w:before="4"/>
              <w:jc w:val="center"/>
              <w:rPr>
                <w:rFonts w:ascii="Times New Roman" w:hAnsi="Times New Roman" w:cs="Times New Roman"/>
                <w:sz w:val="24"/>
                <w:szCs w:val="24"/>
              </w:rPr>
            </w:pP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30</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50</w:t>
            </w:r>
          </w:p>
        </w:tc>
      </w:tr>
      <w:tr w:rsidR="006C7DB4" w:rsidTr="006C7DB4">
        <w:tc>
          <w:tcPr>
            <w:tcW w:w="520" w:type="pct"/>
          </w:tcPr>
          <w:p w:rsidR="006C7DB4" w:rsidRDefault="006C7DB4" w:rsidP="006C7DB4">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4</w:t>
            </w:r>
          </w:p>
        </w:tc>
        <w:tc>
          <w:tcPr>
            <w:tcW w:w="1980" w:type="pct"/>
          </w:tcPr>
          <w:p w:rsidR="008B1086" w:rsidRPr="008B1086" w:rsidRDefault="008B1086" w:rsidP="008B1086">
            <w:pPr>
              <w:tabs>
                <w:tab w:val="left" w:pos="1126"/>
              </w:tabs>
              <w:jc w:val="center"/>
              <w:rPr>
                <w:rFonts w:ascii="Times New Roman" w:hAnsi="Times New Roman" w:cs="Times New Roman"/>
                <w:sz w:val="24"/>
                <w:szCs w:val="24"/>
              </w:rPr>
            </w:pPr>
            <w:r w:rsidRPr="008B1086">
              <w:rPr>
                <w:rFonts w:ascii="Times New Roman" w:hAnsi="Times New Roman" w:cs="Times New Roman"/>
                <w:sz w:val="24"/>
                <w:szCs w:val="24"/>
              </w:rPr>
              <w:t>BMS</w:t>
            </w:r>
          </w:p>
          <w:p w:rsidR="006C7DB4" w:rsidRDefault="006C7DB4" w:rsidP="008B1086">
            <w:pPr>
              <w:pStyle w:val="BodyText"/>
              <w:spacing w:before="4"/>
              <w:jc w:val="center"/>
              <w:rPr>
                <w:rFonts w:ascii="Times New Roman" w:hAnsi="Times New Roman" w:cs="Times New Roman"/>
                <w:sz w:val="24"/>
                <w:szCs w:val="24"/>
              </w:rPr>
            </w:pP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1</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120</w:t>
            </w:r>
          </w:p>
        </w:tc>
      </w:tr>
      <w:tr w:rsidR="006C7DB4" w:rsidTr="006C7DB4">
        <w:tc>
          <w:tcPr>
            <w:tcW w:w="520" w:type="pct"/>
          </w:tcPr>
          <w:p w:rsidR="006C7DB4" w:rsidRDefault="006C7DB4" w:rsidP="006C7DB4">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5</w:t>
            </w:r>
          </w:p>
        </w:tc>
        <w:tc>
          <w:tcPr>
            <w:tcW w:w="1980" w:type="pct"/>
          </w:tcPr>
          <w:p w:rsidR="008B1086" w:rsidRPr="008B1086" w:rsidRDefault="008B1086" w:rsidP="008B1086">
            <w:pPr>
              <w:tabs>
                <w:tab w:val="left" w:pos="1126"/>
              </w:tabs>
              <w:jc w:val="center"/>
              <w:rPr>
                <w:rFonts w:ascii="Times New Roman" w:hAnsi="Times New Roman" w:cs="Times New Roman"/>
                <w:sz w:val="24"/>
                <w:szCs w:val="24"/>
              </w:rPr>
            </w:pPr>
            <w:r w:rsidRPr="008B1086">
              <w:rPr>
                <w:rFonts w:ascii="Times New Roman" w:hAnsi="Times New Roman" w:cs="Times New Roman"/>
                <w:sz w:val="24"/>
                <w:szCs w:val="24"/>
              </w:rPr>
              <w:t>BO MOTOR</w:t>
            </w:r>
          </w:p>
          <w:p w:rsidR="006C7DB4" w:rsidRDefault="006C7DB4" w:rsidP="008B1086">
            <w:pPr>
              <w:pStyle w:val="BodyText"/>
              <w:spacing w:before="4"/>
              <w:jc w:val="center"/>
              <w:rPr>
                <w:rFonts w:ascii="Times New Roman" w:hAnsi="Times New Roman" w:cs="Times New Roman"/>
                <w:sz w:val="24"/>
                <w:szCs w:val="24"/>
              </w:rPr>
            </w:pP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2</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200</w:t>
            </w:r>
          </w:p>
        </w:tc>
      </w:tr>
      <w:tr w:rsidR="006C7DB4" w:rsidTr="006C7DB4">
        <w:tc>
          <w:tcPr>
            <w:tcW w:w="520" w:type="pct"/>
          </w:tcPr>
          <w:p w:rsidR="006C7DB4" w:rsidRDefault="006C7DB4" w:rsidP="006C7DB4">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6</w:t>
            </w:r>
          </w:p>
        </w:tc>
        <w:tc>
          <w:tcPr>
            <w:tcW w:w="1980" w:type="pct"/>
          </w:tcPr>
          <w:p w:rsidR="008B1086" w:rsidRPr="008B1086" w:rsidRDefault="008B1086" w:rsidP="008B1086">
            <w:pPr>
              <w:tabs>
                <w:tab w:val="left" w:pos="1126"/>
              </w:tabs>
              <w:jc w:val="center"/>
              <w:rPr>
                <w:rFonts w:ascii="Times New Roman" w:hAnsi="Times New Roman" w:cs="Times New Roman"/>
                <w:sz w:val="24"/>
                <w:szCs w:val="24"/>
              </w:rPr>
            </w:pPr>
            <w:r w:rsidRPr="008B1086">
              <w:rPr>
                <w:rFonts w:ascii="Times New Roman" w:hAnsi="Times New Roman" w:cs="Times New Roman"/>
                <w:sz w:val="24"/>
                <w:szCs w:val="24"/>
              </w:rPr>
              <w:t>MOTOR DRIVER</w:t>
            </w:r>
          </w:p>
          <w:p w:rsidR="006C7DB4" w:rsidRDefault="006C7DB4" w:rsidP="008B1086">
            <w:pPr>
              <w:pStyle w:val="BodyText"/>
              <w:spacing w:before="4"/>
              <w:jc w:val="center"/>
              <w:rPr>
                <w:rFonts w:ascii="Times New Roman" w:hAnsi="Times New Roman" w:cs="Times New Roman"/>
                <w:sz w:val="24"/>
                <w:szCs w:val="24"/>
              </w:rPr>
            </w:pP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1</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180</w:t>
            </w:r>
          </w:p>
        </w:tc>
      </w:tr>
      <w:tr w:rsidR="006C7DB4" w:rsidTr="008B1086">
        <w:trPr>
          <w:trHeight w:val="479"/>
        </w:trPr>
        <w:tc>
          <w:tcPr>
            <w:tcW w:w="520" w:type="pct"/>
          </w:tcPr>
          <w:p w:rsidR="006C7DB4" w:rsidRDefault="006C7DB4" w:rsidP="006C7DB4">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7</w:t>
            </w:r>
          </w:p>
        </w:tc>
        <w:tc>
          <w:tcPr>
            <w:tcW w:w="1980" w:type="pct"/>
          </w:tcPr>
          <w:p w:rsidR="006C7DB4" w:rsidRDefault="008B1086" w:rsidP="008B1086">
            <w:pPr>
              <w:pStyle w:val="BodyText"/>
              <w:spacing w:before="4"/>
              <w:jc w:val="center"/>
              <w:rPr>
                <w:rFonts w:ascii="Times New Roman" w:hAnsi="Times New Roman" w:cs="Times New Roman"/>
                <w:sz w:val="24"/>
                <w:szCs w:val="24"/>
              </w:rPr>
            </w:pPr>
            <w:r w:rsidRPr="003360D8">
              <w:rPr>
                <w:rFonts w:ascii="Times New Roman" w:hAnsi="Times New Roman" w:cs="Times New Roman"/>
                <w:sz w:val="24"/>
                <w:szCs w:val="24"/>
              </w:rPr>
              <w:t>SWITCH</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1</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20</w:t>
            </w:r>
          </w:p>
        </w:tc>
      </w:tr>
      <w:tr w:rsidR="006C7DB4" w:rsidTr="006C7DB4">
        <w:tc>
          <w:tcPr>
            <w:tcW w:w="520" w:type="pct"/>
          </w:tcPr>
          <w:p w:rsidR="006C7DB4" w:rsidRDefault="006C7DB4" w:rsidP="006C7DB4">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8</w:t>
            </w:r>
          </w:p>
        </w:tc>
        <w:tc>
          <w:tcPr>
            <w:tcW w:w="1980" w:type="pct"/>
          </w:tcPr>
          <w:p w:rsidR="008B1086" w:rsidRPr="008B1086" w:rsidRDefault="008B1086" w:rsidP="008B1086">
            <w:pPr>
              <w:tabs>
                <w:tab w:val="left" w:pos="1126"/>
              </w:tabs>
              <w:jc w:val="center"/>
              <w:rPr>
                <w:rFonts w:ascii="Times New Roman" w:hAnsi="Times New Roman" w:cs="Times New Roman"/>
                <w:sz w:val="24"/>
                <w:szCs w:val="24"/>
              </w:rPr>
            </w:pPr>
            <w:r w:rsidRPr="008B1086">
              <w:rPr>
                <w:rFonts w:ascii="Times New Roman" w:hAnsi="Times New Roman" w:cs="Times New Roman"/>
                <w:sz w:val="24"/>
                <w:szCs w:val="24"/>
              </w:rPr>
              <w:t>WHEELS</w:t>
            </w:r>
          </w:p>
          <w:p w:rsidR="006C7DB4" w:rsidRDefault="006C7DB4" w:rsidP="008B1086">
            <w:pPr>
              <w:pStyle w:val="BodyText"/>
              <w:spacing w:before="4"/>
              <w:jc w:val="center"/>
              <w:rPr>
                <w:rFonts w:ascii="Times New Roman" w:hAnsi="Times New Roman" w:cs="Times New Roman"/>
                <w:sz w:val="24"/>
                <w:szCs w:val="24"/>
              </w:rPr>
            </w:pP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2</w:t>
            </w:r>
          </w:p>
        </w:tc>
        <w:tc>
          <w:tcPr>
            <w:tcW w:w="1250" w:type="pct"/>
          </w:tcPr>
          <w:p w:rsidR="006C7DB4"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60</w:t>
            </w:r>
          </w:p>
        </w:tc>
      </w:tr>
      <w:tr w:rsidR="008B1086" w:rsidTr="008B1086">
        <w:trPr>
          <w:trHeight w:val="533"/>
        </w:trPr>
        <w:tc>
          <w:tcPr>
            <w:tcW w:w="520" w:type="pct"/>
          </w:tcPr>
          <w:p w:rsidR="008B1086" w:rsidRDefault="008B1086" w:rsidP="006C7DB4">
            <w:pPr>
              <w:pStyle w:val="BodyText"/>
              <w:spacing w:before="4"/>
              <w:jc w:val="center"/>
              <w:rPr>
                <w:rFonts w:ascii="Times New Roman" w:hAnsi="Times New Roman" w:cs="Times New Roman"/>
                <w:sz w:val="24"/>
                <w:szCs w:val="24"/>
              </w:rPr>
            </w:pPr>
          </w:p>
        </w:tc>
        <w:tc>
          <w:tcPr>
            <w:tcW w:w="1980" w:type="pct"/>
          </w:tcPr>
          <w:p w:rsidR="008B1086" w:rsidRPr="008B1086" w:rsidRDefault="008B1086" w:rsidP="008B1086">
            <w:pPr>
              <w:tabs>
                <w:tab w:val="left" w:pos="1126"/>
              </w:tabs>
              <w:jc w:val="center"/>
              <w:rPr>
                <w:rFonts w:ascii="Times New Roman" w:hAnsi="Times New Roman" w:cs="Times New Roman"/>
                <w:sz w:val="24"/>
                <w:szCs w:val="24"/>
              </w:rPr>
            </w:pPr>
          </w:p>
        </w:tc>
        <w:tc>
          <w:tcPr>
            <w:tcW w:w="1250" w:type="pct"/>
          </w:tcPr>
          <w:p w:rsidR="008B1086"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TOTAL</w:t>
            </w:r>
          </w:p>
        </w:tc>
        <w:tc>
          <w:tcPr>
            <w:tcW w:w="1250" w:type="pct"/>
          </w:tcPr>
          <w:p w:rsidR="008B1086" w:rsidRDefault="008B1086" w:rsidP="008B1086">
            <w:pPr>
              <w:pStyle w:val="BodyText"/>
              <w:spacing w:before="4"/>
              <w:jc w:val="center"/>
              <w:rPr>
                <w:rFonts w:ascii="Times New Roman" w:hAnsi="Times New Roman" w:cs="Times New Roman"/>
                <w:sz w:val="24"/>
                <w:szCs w:val="24"/>
              </w:rPr>
            </w:pPr>
            <w:r>
              <w:rPr>
                <w:rFonts w:ascii="Times New Roman" w:hAnsi="Times New Roman" w:cs="Times New Roman"/>
                <w:sz w:val="24"/>
                <w:szCs w:val="24"/>
              </w:rPr>
              <w:t>2530 Rs</w:t>
            </w:r>
            <w:bookmarkStart w:id="3" w:name="_GoBack"/>
            <w:bookmarkEnd w:id="3"/>
          </w:p>
        </w:tc>
      </w:tr>
    </w:tbl>
    <w:p w:rsidR="00BE3D92" w:rsidRPr="003360D8" w:rsidRDefault="00BE3D92">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E80ED6" w:rsidRDefault="00E80ED6">
      <w:pPr>
        <w:pStyle w:val="BodyText"/>
        <w:spacing w:before="7"/>
        <w:rPr>
          <w:rFonts w:ascii="Times New Roman" w:hAnsi="Times New Roman" w:cs="Times New Roman"/>
          <w:sz w:val="24"/>
          <w:szCs w:val="24"/>
        </w:rPr>
      </w:pPr>
    </w:p>
    <w:p w:rsidR="003360D8" w:rsidRDefault="003360D8">
      <w:pPr>
        <w:pStyle w:val="BodyText"/>
        <w:spacing w:before="7"/>
        <w:rPr>
          <w:rFonts w:ascii="Times New Roman" w:hAnsi="Times New Roman" w:cs="Times New Roman"/>
          <w:sz w:val="24"/>
          <w:szCs w:val="24"/>
        </w:rPr>
      </w:pPr>
    </w:p>
    <w:p w:rsidR="003360D8" w:rsidRDefault="003360D8">
      <w:pPr>
        <w:pStyle w:val="BodyText"/>
        <w:spacing w:before="7"/>
        <w:rPr>
          <w:rFonts w:ascii="Times New Roman" w:hAnsi="Times New Roman" w:cs="Times New Roman"/>
          <w:sz w:val="24"/>
          <w:szCs w:val="24"/>
        </w:rPr>
      </w:pPr>
    </w:p>
    <w:p w:rsidR="003360D8" w:rsidRPr="003360D8" w:rsidRDefault="003360D8">
      <w:pPr>
        <w:pStyle w:val="BodyText"/>
        <w:spacing w:before="7"/>
        <w:rPr>
          <w:rFonts w:ascii="Times New Roman" w:hAnsi="Times New Roman" w:cs="Times New Roman"/>
          <w:sz w:val="24"/>
          <w:szCs w:val="24"/>
        </w:rPr>
      </w:pPr>
    </w:p>
    <w:p w:rsidR="00E80ED6" w:rsidRPr="003360D8" w:rsidRDefault="00E80ED6">
      <w:pPr>
        <w:pStyle w:val="BodyText"/>
        <w:spacing w:before="7"/>
        <w:rPr>
          <w:rFonts w:ascii="Times New Roman" w:hAnsi="Times New Roman" w:cs="Times New Roman"/>
          <w:sz w:val="24"/>
          <w:szCs w:val="24"/>
        </w:rPr>
      </w:pPr>
    </w:p>
    <w:p w:rsidR="00BE3D92" w:rsidRPr="003360D8" w:rsidRDefault="00226F29" w:rsidP="00226F29">
      <w:pPr>
        <w:spacing w:before="80"/>
        <w:ind w:left="1372" w:right="1332"/>
        <w:jc w:val="center"/>
        <w:rPr>
          <w:rFonts w:ascii="Times New Roman" w:hAnsi="Times New Roman" w:cs="Times New Roman"/>
          <w:sz w:val="36"/>
          <w:szCs w:val="24"/>
          <w:u w:val="thick"/>
        </w:rPr>
      </w:pPr>
      <w:bookmarkStart w:id="4" w:name="_TOC_250005"/>
      <w:bookmarkEnd w:id="4"/>
      <w:r w:rsidRPr="003360D8">
        <w:rPr>
          <w:rFonts w:ascii="Times New Roman" w:hAnsi="Times New Roman" w:cs="Times New Roman"/>
          <w:sz w:val="36"/>
          <w:szCs w:val="24"/>
          <w:u w:val="thick"/>
        </w:rPr>
        <w:t>DESCRIPTION</w:t>
      </w:r>
    </w:p>
    <w:p w:rsidR="00BE3D92" w:rsidRPr="003360D8" w:rsidRDefault="00BE3D92">
      <w:pPr>
        <w:pStyle w:val="BodyText"/>
        <w:rPr>
          <w:rFonts w:ascii="Times New Roman" w:hAnsi="Times New Roman" w:cs="Times New Roman"/>
          <w:sz w:val="24"/>
          <w:szCs w:val="24"/>
        </w:rPr>
      </w:pP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The ESP32-CAM is a development board with an ESP32-S chip, an OV2640 camera, microSD card slot and several GPIOs to connect peripherals. In this guide, we’ll take a look at the ESP32-CAM GPIOs and how to use them.</w:t>
      </w: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t>Pinout Diagram</w:t>
      </w:r>
    </w:p>
    <w:p w:rsidR="00E80ED6" w:rsidRDefault="00E80ED6" w:rsidP="00E80ED6">
      <w:pPr>
        <w:pStyle w:val="NormalWeb"/>
        <w:shd w:val="clear" w:color="auto" w:fill="FFFFFF"/>
        <w:spacing w:before="0" w:beforeAutospacing="0" w:after="0" w:afterAutospacing="0"/>
        <w:rPr>
          <w:color w:val="3A3A3A"/>
        </w:rPr>
      </w:pPr>
      <w:r w:rsidRPr="003360D8">
        <w:rPr>
          <w:color w:val="3A3A3A"/>
        </w:rPr>
        <w:t>The following image shows the pinout diagram for the </w:t>
      </w:r>
      <w:hyperlink r:id="rId28" w:tgtFrame="_blank" w:history="1">
        <w:r w:rsidRPr="003360D8">
          <w:rPr>
            <w:rStyle w:val="Hyperlink"/>
            <w:color w:val="1B78E2"/>
            <w:bdr w:val="none" w:sz="0" w:space="0" w:color="auto" w:frame="1"/>
          </w:rPr>
          <w:t>ESP32-CAM AI-Thinker</w:t>
        </w:r>
      </w:hyperlink>
      <w:r w:rsidRPr="003360D8">
        <w:rPr>
          <w:color w:val="3A3A3A"/>
        </w:rPr>
        <w:t>.</w:t>
      </w:r>
    </w:p>
    <w:p w:rsidR="006053A5" w:rsidRPr="003360D8" w:rsidRDefault="006053A5" w:rsidP="00E80ED6">
      <w:pPr>
        <w:pStyle w:val="NormalWeb"/>
        <w:shd w:val="clear" w:color="auto" w:fill="FFFFFF"/>
        <w:spacing w:before="0" w:beforeAutospacing="0" w:after="0" w:afterAutospacing="0"/>
        <w:rPr>
          <w:color w:val="3A3A3A"/>
        </w:rPr>
      </w:pPr>
    </w:p>
    <w:p w:rsidR="00E80ED6" w:rsidRPr="003360D8" w:rsidRDefault="00E80ED6" w:rsidP="006053A5">
      <w:pPr>
        <w:shd w:val="clear" w:color="auto" w:fill="FFFFFF"/>
        <w:jc w:val="center"/>
        <w:rPr>
          <w:rFonts w:ascii="Times New Roman" w:hAnsi="Times New Roman" w:cs="Times New Roman"/>
          <w:color w:val="3A3A3A"/>
          <w:sz w:val="24"/>
          <w:szCs w:val="24"/>
        </w:rPr>
      </w:pPr>
      <w:r w:rsidRPr="003360D8">
        <w:rPr>
          <w:rFonts w:ascii="Times New Roman" w:hAnsi="Times New Roman" w:cs="Times New Roman"/>
          <w:noProof/>
          <w:color w:val="1B78E2"/>
          <w:sz w:val="24"/>
          <w:szCs w:val="24"/>
          <w:bdr w:val="none" w:sz="0" w:space="0" w:color="auto" w:frame="1"/>
        </w:rPr>
        <w:drawing>
          <wp:inline distT="0" distB="0" distL="0" distR="0" wp14:anchorId="0DC2EDB1" wp14:editId="0A255F38">
            <wp:extent cx="7052650" cy="3136908"/>
            <wp:effectExtent l="0" t="0" r="0" b="6350"/>
            <wp:docPr id="31" name="Picture 31" descr="ESP32-CAM AI Thinker module board Pinout diagram GPIOs nam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P32-CAM AI Thinker module board Pinout diagram GPIOs nam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55934" cy="3138369"/>
                    </a:xfrm>
                    <a:prstGeom prst="rect">
                      <a:avLst/>
                    </a:prstGeom>
                    <a:noFill/>
                    <a:ln>
                      <a:noFill/>
                    </a:ln>
                  </pic:spPr>
                </pic:pic>
              </a:graphicData>
            </a:graphic>
          </wp:inline>
        </w:drawing>
      </w: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 w:val="24"/>
          <w:szCs w:val="24"/>
        </w:rPr>
      </w:pP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 w:val="24"/>
          <w:szCs w:val="24"/>
        </w:rPr>
      </w:pP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 w:val="24"/>
          <w:szCs w:val="24"/>
        </w:rPr>
      </w:pP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 w:val="24"/>
          <w:szCs w:val="24"/>
        </w:rPr>
      </w:pPr>
    </w:p>
    <w:p w:rsidR="003360D8" w:rsidRDefault="003360D8" w:rsidP="00E80ED6">
      <w:pPr>
        <w:pStyle w:val="Heading2"/>
        <w:shd w:val="clear" w:color="auto" w:fill="FFFFFF"/>
        <w:spacing w:before="510" w:after="270" w:line="312" w:lineRule="atLeast"/>
        <w:rPr>
          <w:rFonts w:ascii="Times New Roman" w:hAnsi="Times New Roman" w:cs="Times New Roman"/>
          <w:color w:val="3A3A3A"/>
          <w:sz w:val="24"/>
          <w:szCs w:val="24"/>
        </w:rPr>
      </w:pPr>
    </w:p>
    <w:p w:rsidR="003360D8" w:rsidRDefault="003360D8" w:rsidP="00E80ED6">
      <w:pPr>
        <w:pStyle w:val="Heading2"/>
        <w:shd w:val="clear" w:color="auto" w:fill="FFFFFF"/>
        <w:spacing w:before="510" w:after="270" w:line="312" w:lineRule="atLeast"/>
        <w:rPr>
          <w:rFonts w:ascii="Times New Roman" w:hAnsi="Times New Roman" w:cs="Times New Roman"/>
          <w:color w:val="3A3A3A"/>
          <w:sz w:val="24"/>
          <w:szCs w:val="24"/>
        </w:rPr>
      </w:pP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 w:val="36"/>
          <w:szCs w:val="24"/>
        </w:rPr>
      </w:pPr>
      <w:r w:rsidRPr="003360D8">
        <w:rPr>
          <w:rFonts w:ascii="Times New Roman" w:hAnsi="Times New Roman" w:cs="Times New Roman"/>
          <w:color w:val="3A3A3A"/>
          <w:sz w:val="36"/>
          <w:szCs w:val="24"/>
        </w:rPr>
        <w:t>Schematic Diagram</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The following figure shows the schematic diagram for the ESP32-CAM.</w:t>
      </w:r>
    </w:p>
    <w:p w:rsidR="00E80ED6" w:rsidRPr="003360D8" w:rsidRDefault="00E80ED6" w:rsidP="00E80ED6">
      <w:pPr>
        <w:rPr>
          <w:rFonts w:ascii="Times New Roman" w:hAnsi="Times New Roman" w:cs="Times New Roman"/>
          <w:sz w:val="24"/>
          <w:szCs w:val="24"/>
        </w:rPr>
      </w:pPr>
      <w:r w:rsidRPr="003360D8">
        <w:rPr>
          <w:rFonts w:ascii="Times New Roman" w:hAnsi="Times New Roman" w:cs="Times New Roman"/>
          <w:noProof/>
          <w:color w:val="1B78E2"/>
          <w:sz w:val="24"/>
          <w:szCs w:val="24"/>
          <w:bdr w:val="none" w:sz="0" w:space="0" w:color="auto" w:frame="1"/>
        </w:rPr>
        <w:drawing>
          <wp:inline distT="0" distB="0" distL="0" distR="0" wp14:anchorId="56C2987F" wp14:editId="02611FF9">
            <wp:extent cx="7072684" cy="4689695"/>
            <wp:effectExtent l="0" t="0" r="0" b="0"/>
            <wp:docPr id="30" name="Picture 30" descr="https://i0.wp.com/randomnerdtutorials.com/wp-content/uploads/2020/03/ESP32-CAM-AI-Thinker-schematic-diagram.png?resize=828%2C549&amp;quality=100&amp;strip=all&amp;ssl=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0.wp.com/randomnerdtutorials.com/wp-content/uploads/2020/03/ESP32-CAM-AI-Thinker-schematic-diagram.png?resize=828%2C549&amp;quality=100&amp;strip=all&amp;ssl=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75977" cy="4691878"/>
                    </a:xfrm>
                    <a:prstGeom prst="rect">
                      <a:avLst/>
                    </a:prstGeom>
                    <a:noFill/>
                    <a:ln>
                      <a:noFill/>
                    </a:ln>
                  </pic:spPr>
                </pic:pic>
              </a:graphicData>
            </a:graphic>
          </wp:inline>
        </w:drawing>
      </w:r>
    </w:p>
    <w:p w:rsidR="003360D8" w:rsidRDefault="003360D8" w:rsidP="00E80ED6">
      <w:pPr>
        <w:pStyle w:val="Heading2"/>
        <w:shd w:val="clear" w:color="auto" w:fill="FFFFFF"/>
        <w:spacing w:before="510" w:after="270" w:line="312" w:lineRule="atLeast"/>
        <w:rPr>
          <w:rFonts w:ascii="Times New Roman" w:hAnsi="Times New Roman" w:cs="Times New Roman"/>
          <w:color w:val="3A3A3A"/>
          <w:szCs w:val="24"/>
        </w:rPr>
      </w:pPr>
    </w:p>
    <w:p w:rsidR="003360D8" w:rsidRDefault="003360D8" w:rsidP="00E80ED6">
      <w:pPr>
        <w:pStyle w:val="Heading2"/>
        <w:shd w:val="clear" w:color="auto" w:fill="FFFFFF"/>
        <w:spacing w:before="510" w:after="270" w:line="312" w:lineRule="atLeast"/>
        <w:rPr>
          <w:rFonts w:ascii="Times New Roman" w:hAnsi="Times New Roman" w:cs="Times New Roman"/>
          <w:color w:val="3A3A3A"/>
          <w:szCs w:val="24"/>
        </w:rPr>
      </w:pPr>
    </w:p>
    <w:p w:rsidR="003360D8" w:rsidRDefault="003360D8" w:rsidP="00E80ED6">
      <w:pPr>
        <w:pStyle w:val="Heading2"/>
        <w:shd w:val="clear" w:color="auto" w:fill="FFFFFF"/>
        <w:spacing w:before="510" w:after="270" w:line="312" w:lineRule="atLeast"/>
        <w:rPr>
          <w:rFonts w:ascii="Times New Roman" w:hAnsi="Times New Roman" w:cs="Times New Roman"/>
          <w:color w:val="3A3A3A"/>
          <w:szCs w:val="24"/>
        </w:rPr>
      </w:pPr>
    </w:p>
    <w:p w:rsidR="003360D8" w:rsidRDefault="003360D8" w:rsidP="00E80ED6">
      <w:pPr>
        <w:pStyle w:val="Heading2"/>
        <w:shd w:val="clear" w:color="auto" w:fill="FFFFFF"/>
        <w:spacing w:before="510" w:after="270" w:line="312" w:lineRule="atLeast"/>
        <w:rPr>
          <w:rFonts w:ascii="Times New Roman" w:hAnsi="Times New Roman" w:cs="Times New Roman"/>
          <w:color w:val="3A3A3A"/>
          <w:szCs w:val="24"/>
        </w:rPr>
      </w:pPr>
    </w:p>
    <w:p w:rsidR="003360D8" w:rsidRDefault="003360D8" w:rsidP="00E80ED6">
      <w:pPr>
        <w:pStyle w:val="Heading2"/>
        <w:shd w:val="clear" w:color="auto" w:fill="FFFFFF"/>
        <w:spacing w:before="510" w:after="270" w:line="312" w:lineRule="atLeast"/>
        <w:rPr>
          <w:rFonts w:ascii="Times New Roman" w:hAnsi="Times New Roman" w:cs="Times New Roman"/>
          <w:color w:val="3A3A3A"/>
          <w:szCs w:val="24"/>
        </w:rPr>
      </w:pP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t>Power Pins</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The ESP32-CAM comes with three </w:t>
      </w:r>
      <w:r w:rsidRPr="003360D8">
        <w:rPr>
          <w:rStyle w:val="rnthl"/>
          <w:color w:val="FFFFFF"/>
          <w:bdr w:val="none" w:sz="0" w:space="0" w:color="auto" w:frame="1"/>
          <w:shd w:val="clear" w:color="auto" w:fill="333333"/>
        </w:rPr>
        <w:t>GND</w:t>
      </w:r>
      <w:r w:rsidRPr="003360D8">
        <w:rPr>
          <w:color w:val="3A3A3A"/>
        </w:rPr>
        <w:t> pins (colored in black color) and two power pins (colored with red color): </w:t>
      </w:r>
      <w:r w:rsidRPr="003360D8">
        <w:rPr>
          <w:rStyle w:val="rnthl"/>
          <w:color w:val="3A3A3A"/>
          <w:bdr w:val="none" w:sz="0" w:space="0" w:color="auto" w:frame="1"/>
          <w:shd w:val="clear" w:color="auto" w:fill="CC3333"/>
        </w:rPr>
        <w:t>3.3V</w:t>
      </w:r>
      <w:r w:rsidRPr="003360D8">
        <w:rPr>
          <w:color w:val="3A3A3A"/>
        </w:rPr>
        <w:t> and </w:t>
      </w:r>
      <w:r w:rsidRPr="003360D8">
        <w:rPr>
          <w:rStyle w:val="rnthl"/>
          <w:color w:val="3A3A3A"/>
          <w:bdr w:val="none" w:sz="0" w:space="0" w:color="auto" w:frame="1"/>
          <w:shd w:val="clear" w:color="auto" w:fill="CC3333"/>
        </w:rPr>
        <w:t>5V</w:t>
      </w:r>
      <w:r w:rsidRPr="003360D8">
        <w:rPr>
          <w:color w:val="3A3A3A"/>
        </w:rPr>
        <w:t>.</w:t>
      </w:r>
    </w:p>
    <w:p w:rsidR="00E80ED6" w:rsidRPr="003360D8" w:rsidRDefault="00E80ED6" w:rsidP="00E80ED6">
      <w:pPr>
        <w:shd w:val="clear" w:color="auto" w:fill="FAFAFA"/>
        <w:rPr>
          <w:rFonts w:ascii="Times New Roman" w:hAnsi="Times New Roman" w:cs="Times New Roman"/>
          <w:color w:val="3A3A3A"/>
          <w:sz w:val="24"/>
          <w:szCs w:val="24"/>
        </w:rPr>
      </w:pP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You can power the ESP32-CAM through the </w:t>
      </w:r>
      <w:r w:rsidRPr="003360D8">
        <w:rPr>
          <w:rStyle w:val="rnthl"/>
          <w:color w:val="3A3A3A"/>
          <w:bdr w:val="none" w:sz="0" w:space="0" w:color="auto" w:frame="1"/>
          <w:shd w:val="clear" w:color="auto" w:fill="CC3333"/>
        </w:rPr>
        <w:t>3.3V</w:t>
      </w:r>
      <w:r w:rsidRPr="003360D8">
        <w:rPr>
          <w:color w:val="3A3A3A"/>
        </w:rPr>
        <w:t> or </w:t>
      </w:r>
      <w:r w:rsidRPr="003360D8">
        <w:rPr>
          <w:rStyle w:val="rnthl"/>
          <w:color w:val="3A3A3A"/>
          <w:bdr w:val="none" w:sz="0" w:space="0" w:color="auto" w:frame="1"/>
          <w:shd w:val="clear" w:color="auto" w:fill="CC3333"/>
        </w:rPr>
        <w:t>5V</w:t>
      </w:r>
      <w:r w:rsidRPr="003360D8">
        <w:rPr>
          <w:color w:val="3A3A3A"/>
        </w:rPr>
        <w:t> pins. However, many people reported errors when powering the ESP32-CAM with 3.3V, so we always advise to </w:t>
      </w:r>
      <w:r w:rsidRPr="003360D8">
        <w:rPr>
          <w:rStyle w:val="Strong"/>
          <w:color w:val="3A3A3A"/>
          <w:bdr w:val="none" w:sz="0" w:space="0" w:color="auto" w:frame="1"/>
        </w:rPr>
        <w:t>power the ESP32-CAM through the 5V pin</w:t>
      </w:r>
      <w:r w:rsidRPr="003360D8">
        <w:rPr>
          <w:color w:val="3A3A3A"/>
        </w:rPr>
        <w:t>.</w:t>
      </w:r>
    </w:p>
    <w:p w:rsidR="00E80ED6" w:rsidRPr="003360D8" w:rsidRDefault="00E80ED6" w:rsidP="00E80ED6">
      <w:pPr>
        <w:pStyle w:val="Heading3"/>
        <w:shd w:val="clear" w:color="auto" w:fill="FFFFFF"/>
        <w:spacing w:before="510" w:after="150" w:line="312" w:lineRule="atLeast"/>
        <w:rPr>
          <w:rFonts w:ascii="Times New Roman" w:hAnsi="Times New Roman" w:cs="Times New Roman"/>
          <w:color w:val="3A3A3A"/>
          <w:sz w:val="32"/>
          <w:szCs w:val="24"/>
        </w:rPr>
      </w:pPr>
      <w:r w:rsidRPr="003360D8">
        <w:rPr>
          <w:rFonts w:ascii="Times New Roman" w:hAnsi="Times New Roman" w:cs="Times New Roman"/>
          <w:color w:val="3A3A3A"/>
          <w:sz w:val="32"/>
          <w:szCs w:val="24"/>
        </w:rPr>
        <w:t>Power output pin</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There’s also the pin labeled on the silkscreen as </w:t>
      </w:r>
      <w:r w:rsidRPr="003360D8">
        <w:rPr>
          <w:rStyle w:val="rnthl"/>
          <w:b/>
          <w:bCs/>
          <w:color w:val="FFFFFF"/>
          <w:bdr w:val="none" w:sz="0" w:space="0" w:color="auto" w:frame="1"/>
          <w:shd w:val="clear" w:color="auto" w:fill="FFCC00"/>
        </w:rPr>
        <w:t>VCC</w:t>
      </w:r>
      <w:r w:rsidRPr="003360D8">
        <w:rPr>
          <w:color w:val="3A3A3A"/>
        </w:rPr>
        <w:t> (colored with a yellow rectangle). You should not use that pin to power the ESP32-CAM. That is an output power pin. It can either output 5V or 3.3V.</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In our case, the ESP32-CAM outputs 3.3V whether it is powered with 5V or 3.3V. Next to the VCC pin, there are two pads. One labeled as 3.3V and other as 5V.</w:t>
      </w:r>
    </w:p>
    <w:p w:rsidR="00E80ED6" w:rsidRPr="003360D8" w:rsidRDefault="00E80ED6" w:rsidP="00E80ED6">
      <w:pPr>
        <w:shd w:val="clear" w:color="auto" w:fill="FFFFFF"/>
        <w:rPr>
          <w:rFonts w:ascii="Times New Roman" w:hAnsi="Times New Roman" w:cs="Times New Roman"/>
          <w:color w:val="3A3A3A"/>
          <w:sz w:val="24"/>
          <w:szCs w:val="24"/>
        </w:rPr>
      </w:pPr>
      <w:r w:rsidRPr="003360D8">
        <w:rPr>
          <w:rFonts w:ascii="Times New Roman" w:hAnsi="Times New Roman" w:cs="Times New Roman"/>
          <w:noProof/>
          <w:color w:val="3A3A3A"/>
          <w:sz w:val="24"/>
          <w:szCs w:val="24"/>
        </w:rPr>
        <w:drawing>
          <wp:inline distT="0" distB="0" distL="0" distR="0" wp14:anchorId="63145325" wp14:editId="1DC69B6C">
            <wp:extent cx="7145020" cy="4018915"/>
            <wp:effectExtent l="0" t="0" r="0" b="635"/>
            <wp:docPr id="29" name="Picture 29" descr="ESP32-CAM Camera AI Think Module VCC Power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P32-CAM Camera AI Think Module VCC Power Pi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45020" cy="4018915"/>
                    </a:xfrm>
                    <a:prstGeom prst="rect">
                      <a:avLst/>
                    </a:prstGeom>
                    <a:noFill/>
                    <a:ln>
                      <a:noFill/>
                    </a:ln>
                  </pic:spPr>
                </pic:pic>
              </a:graphicData>
            </a:graphic>
          </wp:inline>
        </w:drawing>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If you look closely, you should have a jumper on the 3.3V pads. If you want to have an output of 5V on the VCC pin, you need to unsolder that connection and solder the 5V pads.</w:t>
      </w: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lastRenderedPageBreak/>
        <w:t>Serial Pins</w:t>
      </w:r>
    </w:p>
    <w:p w:rsidR="00E80ED6" w:rsidRPr="003360D8" w:rsidRDefault="00E80ED6" w:rsidP="00E80ED6">
      <w:pPr>
        <w:pStyle w:val="NormalWeb"/>
        <w:shd w:val="clear" w:color="auto" w:fill="FFFFFF"/>
        <w:spacing w:before="0" w:beforeAutospacing="0" w:after="0" w:afterAutospacing="0"/>
        <w:rPr>
          <w:color w:val="3A3A3A"/>
        </w:rPr>
      </w:pPr>
      <w:r w:rsidRPr="003360D8">
        <w:rPr>
          <w:rStyle w:val="rnthl"/>
          <w:color w:val="3A3A3A"/>
          <w:bdr w:val="none" w:sz="0" w:space="0" w:color="auto" w:frame="1"/>
          <w:shd w:val="clear" w:color="auto" w:fill="336699"/>
        </w:rPr>
        <w:t>GPIO 1</w:t>
      </w:r>
      <w:r w:rsidRPr="003360D8">
        <w:rPr>
          <w:color w:val="3A3A3A"/>
        </w:rPr>
        <w:t> and </w:t>
      </w:r>
      <w:r w:rsidRPr="003360D8">
        <w:rPr>
          <w:rStyle w:val="rnthl"/>
          <w:color w:val="3A3A3A"/>
          <w:bdr w:val="none" w:sz="0" w:space="0" w:color="auto" w:frame="1"/>
          <w:shd w:val="clear" w:color="auto" w:fill="336699"/>
        </w:rPr>
        <w:t>GPIO 3</w:t>
      </w:r>
      <w:r w:rsidRPr="003360D8">
        <w:rPr>
          <w:color w:val="3A3A3A"/>
        </w:rPr>
        <w:t> are the serial pins (TX and RX, respectively). Because the ESP32-CAM doesn’t have a built-in programmer, you need to use these pins to communicate with the board and upload code.</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The best way to upload code to the ESP32-CAM is using an </w:t>
      </w:r>
      <w:hyperlink r:id="rId34" w:tgtFrame="_blank" w:history="1">
        <w:r w:rsidRPr="003360D8">
          <w:rPr>
            <w:rStyle w:val="Hyperlink"/>
            <w:color w:val="1B78E2"/>
            <w:bdr w:val="none" w:sz="0" w:space="0" w:color="auto" w:frame="1"/>
          </w:rPr>
          <w:t>FTDI programmer</w:t>
        </w:r>
      </w:hyperlink>
      <w:r w:rsidRPr="003360D8">
        <w:rPr>
          <w:color w:val="3A3A3A"/>
        </w:rPr>
        <w:t>.</w:t>
      </w:r>
    </w:p>
    <w:p w:rsidR="00E80ED6" w:rsidRPr="003360D8" w:rsidRDefault="00B62713" w:rsidP="00E80ED6">
      <w:pPr>
        <w:pStyle w:val="NormalWeb"/>
        <w:shd w:val="clear" w:color="auto" w:fill="FFFFFF"/>
        <w:spacing w:before="0" w:beforeAutospacing="0" w:after="0" w:afterAutospacing="0"/>
        <w:rPr>
          <w:color w:val="3A3A3A"/>
        </w:rPr>
      </w:pPr>
      <w:hyperlink r:id="rId35" w:history="1">
        <w:r w:rsidR="00E80ED6" w:rsidRPr="003360D8">
          <w:rPr>
            <w:rStyle w:val="Hyperlink"/>
            <w:color w:val="1B78E2"/>
            <w:bdr w:val="none" w:sz="0" w:space="0" w:color="auto" w:frame="1"/>
          </w:rPr>
          <w:t>Learn how to upload code to the ESP32-CAM AI-Thinker.</w:t>
        </w:r>
      </w:hyperlink>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You can use </w:t>
      </w:r>
      <w:r w:rsidRPr="003360D8">
        <w:rPr>
          <w:rStyle w:val="rnthl"/>
          <w:color w:val="3A3A3A"/>
          <w:bdr w:val="none" w:sz="0" w:space="0" w:color="auto" w:frame="1"/>
          <w:shd w:val="clear" w:color="auto" w:fill="336699"/>
        </w:rPr>
        <w:t>GPIO 1</w:t>
      </w:r>
      <w:r w:rsidRPr="003360D8">
        <w:rPr>
          <w:color w:val="3A3A3A"/>
        </w:rPr>
        <w:t> and </w:t>
      </w:r>
      <w:r w:rsidRPr="003360D8">
        <w:rPr>
          <w:rStyle w:val="rnthl"/>
          <w:color w:val="3A3A3A"/>
          <w:bdr w:val="none" w:sz="0" w:space="0" w:color="auto" w:frame="1"/>
          <w:shd w:val="clear" w:color="auto" w:fill="336699"/>
        </w:rPr>
        <w:t>GPIO 3</w:t>
      </w:r>
      <w:r w:rsidRPr="003360D8">
        <w:rPr>
          <w:color w:val="3A3A3A"/>
        </w:rPr>
        <w:t> to connect other peripherals like outputs or sensors after uploading the code. However, you won’t be able to open the Serial Monitor and see if everything is going well with your setup.</w:t>
      </w: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t>GPIO 0</w:t>
      </w:r>
    </w:p>
    <w:p w:rsidR="00E80ED6" w:rsidRPr="003360D8" w:rsidRDefault="00E80ED6" w:rsidP="00E80ED6">
      <w:pPr>
        <w:pStyle w:val="NormalWeb"/>
        <w:shd w:val="clear" w:color="auto" w:fill="FFFFFF"/>
        <w:spacing w:before="0" w:beforeAutospacing="0" w:after="0" w:afterAutospacing="0"/>
        <w:rPr>
          <w:color w:val="3A3A3A"/>
        </w:rPr>
      </w:pPr>
      <w:r w:rsidRPr="003360D8">
        <w:rPr>
          <w:rStyle w:val="rnthl"/>
          <w:color w:val="3A3A3A"/>
          <w:bdr w:val="none" w:sz="0" w:space="0" w:color="auto" w:frame="1"/>
          <w:shd w:val="clear" w:color="auto" w:fill="336699"/>
        </w:rPr>
        <w:t>GPIO 0</w:t>
      </w:r>
      <w:r w:rsidRPr="003360D8">
        <w:rPr>
          <w:color w:val="3A3A3A"/>
        </w:rPr>
        <w:t> determines whether the ESP32 is in flashing mode or not. This GPIO is internally connected to a pull-up 10k Ohm resistor.</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When GPIO 0 is connected to GND, the ESP32 goes into flashing mode and you can upload code to the board.</w:t>
      </w:r>
    </w:p>
    <w:p w:rsidR="00E80ED6" w:rsidRPr="003360D8" w:rsidRDefault="00E80ED6" w:rsidP="00E80ED6">
      <w:pPr>
        <w:widowControl/>
        <w:numPr>
          <w:ilvl w:val="0"/>
          <w:numId w:val="8"/>
        </w:numPr>
        <w:shd w:val="clear" w:color="auto" w:fill="FFFFFF"/>
        <w:autoSpaceDE/>
        <w:autoSpaceDN/>
        <w:rPr>
          <w:rFonts w:ascii="Times New Roman" w:hAnsi="Times New Roman" w:cs="Times New Roman"/>
          <w:color w:val="3A3A3A"/>
          <w:sz w:val="24"/>
          <w:szCs w:val="24"/>
        </w:rPr>
      </w:pPr>
      <w:r w:rsidRPr="003360D8">
        <w:rPr>
          <w:rStyle w:val="rnthl"/>
          <w:rFonts w:ascii="Times New Roman" w:hAnsi="Times New Roman" w:cs="Times New Roman"/>
          <w:color w:val="3A3A3A"/>
          <w:sz w:val="24"/>
          <w:szCs w:val="24"/>
          <w:bdr w:val="none" w:sz="0" w:space="0" w:color="auto" w:frame="1"/>
          <w:shd w:val="clear" w:color="auto" w:fill="336699"/>
        </w:rPr>
        <w:t>GPIO 0</w:t>
      </w:r>
      <w:r w:rsidRPr="003360D8">
        <w:rPr>
          <w:rFonts w:ascii="Times New Roman" w:hAnsi="Times New Roman" w:cs="Times New Roman"/>
          <w:color w:val="3A3A3A"/>
          <w:sz w:val="24"/>
          <w:szCs w:val="24"/>
        </w:rPr>
        <w:t> connected to </w:t>
      </w:r>
      <w:r w:rsidRPr="003360D8">
        <w:rPr>
          <w:rStyle w:val="rnthl"/>
          <w:rFonts w:ascii="Times New Roman" w:hAnsi="Times New Roman" w:cs="Times New Roman"/>
          <w:color w:val="FFFFFF"/>
          <w:sz w:val="24"/>
          <w:szCs w:val="24"/>
          <w:bdr w:val="none" w:sz="0" w:space="0" w:color="auto" w:frame="1"/>
          <w:shd w:val="clear" w:color="auto" w:fill="333333"/>
        </w:rPr>
        <w:t>GND</w:t>
      </w:r>
      <w:r w:rsidRPr="003360D8">
        <w:rPr>
          <w:rFonts w:ascii="Times New Roman" w:hAnsi="Times New Roman" w:cs="Times New Roman"/>
          <w:color w:val="3A3A3A"/>
          <w:sz w:val="24"/>
          <w:szCs w:val="24"/>
        </w:rPr>
        <w:t> » ESP32-CAM in flashing mode</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To make the ESP32 run “normally”, you just need to disconnect GPIO 0 from GND.</w:t>
      </w: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 w:val="24"/>
          <w:szCs w:val="24"/>
        </w:rPr>
      </w:pPr>
      <w:r w:rsidRPr="003360D8">
        <w:rPr>
          <w:rFonts w:ascii="Times New Roman" w:hAnsi="Times New Roman" w:cs="Times New Roman"/>
          <w:color w:val="3A3A3A"/>
          <w:sz w:val="24"/>
          <w:szCs w:val="24"/>
        </w:rPr>
        <w:t>MicroSD Card Connections</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The following pins are used to interface with the microSD card when it is on operation.</w:t>
      </w:r>
    </w:p>
    <w:tbl>
      <w:tblPr>
        <w:tblW w:w="11940"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7859"/>
        <w:gridCol w:w="4081"/>
      </w:tblGrid>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Style w:val="Strong"/>
                <w:rFonts w:ascii="Times New Roman" w:hAnsi="Times New Roman" w:cs="Times New Roman"/>
                <w:sz w:val="24"/>
                <w:szCs w:val="24"/>
                <w:bdr w:val="none" w:sz="0" w:space="0" w:color="auto" w:frame="1"/>
              </w:rPr>
              <w:t>MicroSD card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Style w:val="Strong"/>
                <w:rFonts w:ascii="Times New Roman" w:hAnsi="Times New Roman" w:cs="Times New Roman"/>
                <w:sz w:val="24"/>
                <w:szCs w:val="24"/>
                <w:bdr w:val="none" w:sz="0" w:space="0" w:color="auto" w:frame="1"/>
              </w:rPr>
              <w:t>ESP32</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CLK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14</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CMD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15</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DATA0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2</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DATA1 / flashlight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4</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DATA2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12</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DATA3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13</w:t>
            </w:r>
          </w:p>
        </w:tc>
      </w:tr>
    </w:tbl>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If you’re not using the microSD card, you can use these pins as regular inputs/outputs. You can take a look at the </w:t>
      </w:r>
      <w:hyperlink r:id="rId36" w:history="1">
        <w:r w:rsidRPr="003360D8">
          <w:rPr>
            <w:rStyle w:val="Hyperlink"/>
            <w:color w:val="1B78E2"/>
            <w:bdr w:val="none" w:sz="0" w:space="0" w:color="auto" w:frame="1"/>
          </w:rPr>
          <w:t>ESP32 pinout guide</w:t>
        </w:r>
      </w:hyperlink>
      <w:r w:rsidRPr="003360D8">
        <w:rPr>
          <w:color w:val="3A3A3A"/>
        </w:rPr>
        <w:t> to see the features of these pins.</w:t>
      </w:r>
    </w:p>
    <w:p w:rsidR="00BC38DB" w:rsidRPr="003360D8" w:rsidRDefault="00E80ED6" w:rsidP="00E80ED6">
      <w:pPr>
        <w:pStyle w:val="NormalWeb"/>
        <w:shd w:val="clear" w:color="auto" w:fill="FFFFFF"/>
        <w:spacing w:before="0" w:beforeAutospacing="0" w:after="336" w:afterAutospacing="0"/>
        <w:rPr>
          <w:color w:val="3A3A3A"/>
        </w:rPr>
      </w:pPr>
      <w:r w:rsidRPr="003360D8">
        <w:rPr>
          <w:color w:val="3A3A3A"/>
        </w:rPr>
        <w:t>All these GPIOs are RTC and support ADC:</w:t>
      </w:r>
      <w:r w:rsidR="00BC38DB" w:rsidRPr="003360D8">
        <w:rPr>
          <w:color w:val="3A3A3A"/>
        </w:rPr>
        <w:t xml:space="preserve"> GPIOs 2, 4, 12, 13, 14, and 15</w:t>
      </w: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t>Flashlight (GPIO 4)</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The ESP32-CAM has a very bright built-in LED that can work as a flash when taking</w:t>
      </w:r>
      <w:r w:rsidRPr="003360D8">
        <w:rPr>
          <w:color w:val="3A3A3A"/>
        </w:rPr>
        <w:br/>
        <w:t>photos. That LED is internally connected to </w:t>
      </w:r>
      <w:r w:rsidRPr="003360D8">
        <w:rPr>
          <w:rStyle w:val="rnthl"/>
          <w:color w:val="3A3A3A"/>
          <w:bdr w:val="none" w:sz="0" w:space="0" w:color="auto" w:frame="1"/>
          <w:shd w:val="clear" w:color="auto" w:fill="336699"/>
        </w:rPr>
        <w:t>GPIO 4</w:t>
      </w:r>
      <w:r w:rsidRPr="003360D8">
        <w:rPr>
          <w:color w:val="3A3A3A"/>
        </w:rPr>
        <w:t>.</w:t>
      </w:r>
    </w:p>
    <w:p w:rsidR="00E80ED6" w:rsidRPr="003360D8" w:rsidRDefault="00E80ED6" w:rsidP="00E80ED6">
      <w:pPr>
        <w:shd w:val="clear" w:color="auto" w:fill="FAFAFA"/>
        <w:rPr>
          <w:rFonts w:ascii="Times New Roman" w:hAnsi="Times New Roman" w:cs="Times New Roman"/>
          <w:color w:val="3A3A3A"/>
          <w:sz w:val="24"/>
          <w:szCs w:val="24"/>
        </w:rPr>
      </w:pP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That GPIO is also connected to the microSD card slot, so you may have troubles when trying to use both at the same time – the flashlight will light up when using the microSD card.</w:t>
      </w:r>
    </w:p>
    <w:p w:rsidR="00E80ED6" w:rsidRPr="003360D8" w:rsidRDefault="00E80ED6" w:rsidP="00E80ED6">
      <w:pPr>
        <w:pStyle w:val="NormalWeb"/>
        <w:shd w:val="clear" w:color="auto" w:fill="FFFFFF"/>
        <w:spacing w:before="0" w:beforeAutospacing="0" w:after="0" w:afterAutospacing="0"/>
        <w:rPr>
          <w:color w:val="3A3A3A"/>
        </w:rPr>
      </w:pPr>
      <w:r w:rsidRPr="003360D8">
        <w:rPr>
          <w:rStyle w:val="Strong"/>
          <w:color w:val="3A3A3A"/>
          <w:bdr w:val="none" w:sz="0" w:space="0" w:color="auto" w:frame="1"/>
        </w:rPr>
        <w:t>Note:</w:t>
      </w:r>
      <w:r w:rsidRPr="003360D8">
        <w:rPr>
          <w:color w:val="3A3A3A"/>
        </w:rPr>
        <w:t> one of our readers shared that if you initialize the microSD card as follows, you won’t have this problem because the microSD card won’t use that data line.*</w:t>
      </w:r>
    </w:p>
    <w:p w:rsidR="00E80ED6" w:rsidRPr="003360D8" w:rsidRDefault="00E80ED6" w:rsidP="00E80ED6">
      <w:pPr>
        <w:pStyle w:val="HTMLPreformatted"/>
        <w:shd w:val="clear" w:color="auto" w:fill="F5F2F0"/>
        <w:rPr>
          <w:rFonts w:ascii="Times New Roman" w:hAnsi="Times New Roman" w:cs="Times New Roman"/>
          <w:color w:val="000000"/>
          <w:sz w:val="24"/>
          <w:szCs w:val="24"/>
        </w:rPr>
      </w:pPr>
      <w:r w:rsidRPr="003360D8">
        <w:rPr>
          <w:rStyle w:val="HTMLCode"/>
          <w:rFonts w:ascii="Times New Roman" w:hAnsi="Times New Roman" w:cs="Times New Roman"/>
          <w:color w:val="000000"/>
          <w:sz w:val="24"/>
          <w:szCs w:val="24"/>
          <w:bdr w:val="none" w:sz="0" w:space="0" w:color="auto" w:frame="1"/>
        </w:rPr>
        <w:t>SD_MMC</w:t>
      </w:r>
      <w:r w:rsidRPr="003360D8">
        <w:rPr>
          <w:rStyle w:val="token"/>
          <w:rFonts w:ascii="Times New Roman" w:hAnsi="Times New Roman" w:cs="Times New Roman"/>
          <w:color w:val="999999"/>
          <w:sz w:val="24"/>
          <w:szCs w:val="24"/>
          <w:bdr w:val="none" w:sz="0" w:space="0" w:color="auto" w:frame="1"/>
        </w:rPr>
        <w:t>.</w:t>
      </w:r>
      <w:r w:rsidRPr="003360D8">
        <w:rPr>
          <w:rStyle w:val="token"/>
          <w:rFonts w:ascii="Times New Roman" w:hAnsi="Times New Roman" w:cs="Times New Roman"/>
          <w:color w:val="DD4A68"/>
          <w:sz w:val="24"/>
          <w:szCs w:val="24"/>
          <w:bdr w:val="none" w:sz="0" w:space="0" w:color="auto" w:frame="1"/>
        </w:rPr>
        <w:t>begin</w:t>
      </w:r>
      <w:r w:rsidRPr="003360D8">
        <w:rPr>
          <w:rStyle w:val="token"/>
          <w:rFonts w:ascii="Times New Roman" w:hAnsi="Times New Roman" w:cs="Times New Roman"/>
          <w:color w:val="999999"/>
          <w:sz w:val="24"/>
          <w:szCs w:val="24"/>
          <w:bdr w:val="none" w:sz="0" w:space="0" w:color="auto" w:frame="1"/>
        </w:rPr>
        <w:t>(</w:t>
      </w:r>
      <w:r w:rsidRPr="003360D8">
        <w:rPr>
          <w:rStyle w:val="token"/>
          <w:rFonts w:ascii="Times New Roman" w:hAnsi="Times New Roman" w:cs="Times New Roman"/>
          <w:color w:val="669900"/>
          <w:sz w:val="24"/>
          <w:szCs w:val="24"/>
          <w:bdr w:val="none" w:sz="0" w:space="0" w:color="auto" w:frame="1"/>
        </w:rPr>
        <w:t>"/sdcard"</w:t>
      </w:r>
      <w:r w:rsidRPr="003360D8">
        <w:rPr>
          <w:rStyle w:val="token"/>
          <w:rFonts w:ascii="Times New Roman" w:hAnsi="Times New Roman" w:cs="Times New Roman"/>
          <w:color w:val="999999"/>
          <w:sz w:val="24"/>
          <w:szCs w:val="24"/>
          <w:bdr w:val="none" w:sz="0" w:space="0" w:color="auto" w:frame="1"/>
        </w:rPr>
        <w:t>,</w:t>
      </w:r>
      <w:r w:rsidRPr="003360D8">
        <w:rPr>
          <w:rStyle w:val="HTMLCode"/>
          <w:rFonts w:ascii="Times New Roman" w:hAnsi="Times New Roman" w:cs="Times New Roman"/>
          <w:color w:val="000000"/>
          <w:sz w:val="24"/>
          <w:szCs w:val="24"/>
          <w:bdr w:val="none" w:sz="0" w:space="0" w:color="auto" w:frame="1"/>
        </w:rPr>
        <w:t xml:space="preserve"> true</w:t>
      </w:r>
      <w:r w:rsidRPr="003360D8">
        <w:rPr>
          <w:rStyle w:val="token"/>
          <w:rFonts w:ascii="Times New Roman" w:hAnsi="Times New Roman" w:cs="Times New Roman"/>
          <w:color w:val="999999"/>
          <w:sz w:val="24"/>
          <w:szCs w:val="24"/>
          <w:bdr w:val="none" w:sz="0" w:space="0" w:color="auto" w:frame="1"/>
        </w:rPr>
        <w:t>)</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 we found that this works and that the LED will not make that flash effect. However, the LED remains on with low brightness – we’re not sure if we are missing something.</w:t>
      </w:r>
    </w:p>
    <w:p w:rsidR="00BC38DB" w:rsidRPr="003360D8" w:rsidRDefault="00E80ED6" w:rsidP="00BC38DB">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t>GPIO 33 – Built-in Red LED</w:t>
      </w:r>
    </w:p>
    <w:p w:rsidR="00E80ED6" w:rsidRPr="003360D8" w:rsidRDefault="00E80ED6" w:rsidP="00E80ED6">
      <w:pPr>
        <w:rPr>
          <w:rFonts w:ascii="Times New Roman" w:hAnsi="Times New Roman" w:cs="Times New Roman"/>
          <w:sz w:val="24"/>
          <w:szCs w:val="24"/>
        </w:rPr>
      </w:pPr>
      <w:r w:rsidRPr="003360D8">
        <w:rPr>
          <w:rFonts w:ascii="Times New Roman" w:hAnsi="Times New Roman" w:cs="Times New Roman"/>
          <w:noProof/>
          <w:sz w:val="24"/>
          <w:szCs w:val="24"/>
        </w:rPr>
        <w:drawing>
          <wp:inline distT="0" distB="0" distL="0" distR="0" wp14:anchorId="674534B5" wp14:editId="6503DF9D">
            <wp:extent cx="5966234" cy="3355874"/>
            <wp:effectExtent l="0" t="0" r="0" b="0"/>
            <wp:docPr id="26" name="Picture 26" descr="https://i0.wp.com/randomnerdtutorials.com/wp-content/uploads/2020/03/ESP32-CAM-AI-Thinker-Module-Red-LED-built-in.jpg?resize=750%2C422&amp;quality=100&amp;strip=all&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0.wp.com/randomnerdtutorials.com/wp-content/uploads/2020/03/ESP32-CAM-AI-Thinker-Module-Red-LED-built-in.jpg?resize=750%2C422&amp;quality=100&amp;strip=all&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7767" cy="3356737"/>
                    </a:xfrm>
                    <a:prstGeom prst="rect">
                      <a:avLst/>
                    </a:prstGeom>
                    <a:noFill/>
                    <a:ln>
                      <a:noFill/>
                    </a:ln>
                  </pic:spPr>
                </pic:pic>
              </a:graphicData>
            </a:graphic>
          </wp:inline>
        </w:drawing>
      </w:r>
    </w:p>
    <w:p w:rsidR="00BC38DB" w:rsidRPr="003360D8" w:rsidRDefault="00BC38DB" w:rsidP="00E80ED6">
      <w:pPr>
        <w:rPr>
          <w:rFonts w:ascii="Times New Roman" w:hAnsi="Times New Roman" w:cs="Times New Roman"/>
          <w:sz w:val="24"/>
          <w:szCs w:val="24"/>
        </w:rPr>
      </w:pPr>
    </w:p>
    <w:p w:rsidR="00BC38DB" w:rsidRPr="003360D8" w:rsidRDefault="00BC38DB" w:rsidP="00E80ED6">
      <w:pPr>
        <w:rPr>
          <w:rFonts w:ascii="Times New Roman" w:hAnsi="Times New Roman" w:cs="Times New Roman"/>
          <w:sz w:val="24"/>
          <w:szCs w:val="24"/>
        </w:rPr>
      </w:pPr>
    </w:p>
    <w:p w:rsidR="00BC38DB" w:rsidRPr="003360D8" w:rsidRDefault="00BC38DB" w:rsidP="00E80ED6">
      <w:pPr>
        <w:rPr>
          <w:rFonts w:ascii="Times New Roman" w:hAnsi="Times New Roman" w:cs="Times New Roman"/>
          <w:sz w:val="24"/>
          <w:szCs w:val="24"/>
        </w:rPr>
      </w:pPr>
    </w:p>
    <w:p w:rsidR="00BC38DB" w:rsidRPr="003360D8" w:rsidRDefault="00BC38DB" w:rsidP="00E80ED6">
      <w:pPr>
        <w:rPr>
          <w:rFonts w:ascii="Times New Roman" w:hAnsi="Times New Roman" w:cs="Times New Roman"/>
          <w:sz w:val="24"/>
          <w:szCs w:val="24"/>
        </w:rPr>
      </w:pP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Next to the RST button, there’s an on-board red LED. That LED is internally connected to </w:t>
      </w:r>
      <w:r w:rsidRPr="003360D8">
        <w:rPr>
          <w:rStyle w:val="rnthl"/>
          <w:color w:val="3A3A3A"/>
          <w:bdr w:val="none" w:sz="0" w:space="0" w:color="auto" w:frame="1"/>
          <w:shd w:val="clear" w:color="auto" w:fill="EEEEEE"/>
        </w:rPr>
        <w:t>GPIO 33</w:t>
      </w:r>
      <w:r w:rsidRPr="003360D8">
        <w:rPr>
          <w:color w:val="3A3A3A"/>
        </w:rPr>
        <w:t>. You can use this LED to indicate that something is happening. For example, if the Wi-Fi is connected, the LED is red or vice-versa.</w:t>
      </w:r>
    </w:p>
    <w:p w:rsidR="00E80ED6" w:rsidRPr="003360D8" w:rsidRDefault="00E80ED6" w:rsidP="00E80ED6">
      <w:pPr>
        <w:pStyle w:val="NormalWeb"/>
        <w:shd w:val="clear" w:color="auto" w:fill="FFFFFF"/>
        <w:spacing w:before="0" w:beforeAutospacing="0" w:after="0" w:afterAutospacing="0"/>
        <w:rPr>
          <w:color w:val="3A3A3A"/>
        </w:rPr>
      </w:pPr>
      <w:r w:rsidRPr="003360D8">
        <w:rPr>
          <w:color w:val="3A3A3A"/>
        </w:rPr>
        <w:t>That LED works with inverted logic, so you send a </w:t>
      </w:r>
      <w:r w:rsidRPr="003360D8">
        <w:rPr>
          <w:rStyle w:val="rnthl"/>
          <w:color w:val="3A3A3A"/>
          <w:bdr w:val="none" w:sz="0" w:space="0" w:color="auto" w:frame="1"/>
          <w:shd w:val="clear" w:color="auto" w:fill="EBEBEB"/>
        </w:rPr>
        <w:t>LOW</w:t>
      </w:r>
      <w:r w:rsidRPr="003360D8">
        <w:rPr>
          <w:color w:val="3A3A3A"/>
        </w:rPr>
        <w:t> signal to turn it on and a </w:t>
      </w:r>
      <w:r w:rsidRPr="003360D8">
        <w:rPr>
          <w:rStyle w:val="rnthl"/>
          <w:color w:val="3A3A3A"/>
          <w:bdr w:val="none" w:sz="0" w:space="0" w:color="auto" w:frame="1"/>
          <w:shd w:val="clear" w:color="auto" w:fill="EBEBEB"/>
        </w:rPr>
        <w:t>HIGH</w:t>
      </w:r>
      <w:r w:rsidRPr="003360D8">
        <w:rPr>
          <w:color w:val="3A3A3A"/>
        </w:rPr>
        <w:t> signal to turn it off.</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You can experiment uploading the following snippet and see if you get that LED glowing.</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token"/>
          <w:rFonts w:ascii="Times New Roman" w:hAnsi="Times New Roman" w:cs="Times New Roman"/>
          <w:color w:val="0077AA"/>
          <w:sz w:val="24"/>
          <w:szCs w:val="24"/>
          <w:bdr w:val="none" w:sz="0" w:space="0" w:color="auto" w:frame="1"/>
        </w:rPr>
        <w:t>void</w:t>
      </w: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DD4A68"/>
          <w:sz w:val="24"/>
          <w:szCs w:val="24"/>
          <w:bdr w:val="none" w:sz="0" w:space="0" w:color="auto" w:frame="1"/>
        </w:rPr>
        <w:t>setup</w:t>
      </w:r>
      <w:r w:rsidRPr="003360D8">
        <w:rPr>
          <w:rStyle w:val="token"/>
          <w:rFonts w:ascii="Times New Roman" w:hAnsi="Times New Roman" w:cs="Times New Roman"/>
          <w:color w:val="999999"/>
          <w:sz w:val="24"/>
          <w:szCs w:val="24"/>
          <w:bdr w:val="none" w:sz="0" w:space="0" w:color="auto" w:frame="1"/>
        </w:rPr>
        <w:t>()</w:t>
      </w: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999999"/>
          <w:sz w:val="24"/>
          <w:szCs w:val="24"/>
          <w:bdr w:val="none" w:sz="0" w:space="0" w:color="auto" w:frame="1"/>
        </w:rPr>
        <w:t>{</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DD4A68"/>
          <w:sz w:val="24"/>
          <w:szCs w:val="24"/>
          <w:bdr w:val="none" w:sz="0" w:space="0" w:color="auto" w:frame="1"/>
        </w:rPr>
        <w:t>pinMode</w:t>
      </w:r>
      <w:r w:rsidRPr="003360D8">
        <w:rPr>
          <w:rStyle w:val="token"/>
          <w:rFonts w:ascii="Times New Roman" w:hAnsi="Times New Roman" w:cs="Times New Roman"/>
          <w:color w:val="999999"/>
          <w:sz w:val="24"/>
          <w:szCs w:val="24"/>
          <w:bdr w:val="none" w:sz="0" w:space="0" w:color="auto" w:frame="1"/>
        </w:rPr>
        <w:t>(</w:t>
      </w:r>
      <w:r w:rsidRPr="003360D8">
        <w:rPr>
          <w:rStyle w:val="token"/>
          <w:rFonts w:ascii="Times New Roman" w:hAnsi="Times New Roman" w:cs="Times New Roman"/>
          <w:color w:val="990055"/>
          <w:sz w:val="24"/>
          <w:szCs w:val="24"/>
          <w:bdr w:val="none" w:sz="0" w:space="0" w:color="auto" w:frame="1"/>
        </w:rPr>
        <w:t>33</w:t>
      </w:r>
      <w:r w:rsidRPr="003360D8">
        <w:rPr>
          <w:rStyle w:val="token"/>
          <w:rFonts w:ascii="Times New Roman" w:hAnsi="Times New Roman" w:cs="Times New Roman"/>
          <w:color w:val="999999"/>
          <w:sz w:val="24"/>
          <w:szCs w:val="24"/>
          <w:bdr w:val="none" w:sz="0" w:space="0" w:color="auto" w:frame="1"/>
        </w:rPr>
        <w:t>,</w:t>
      </w:r>
      <w:r w:rsidRPr="003360D8">
        <w:rPr>
          <w:rStyle w:val="HTMLCode"/>
          <w:rFonts w:ascii="Times New Roman" w:hAnsi="Times New Roman" w:cs="Times New Roman"/>
          <w:color w:val="000000"/>
          <w:sz w:val="24"/>
          <w:szCs w:val="24"/>
          <w:bdr w:val="none" w:sz="0" w:space="0" w:color="auto" w:frame="1"/>
        </w:rPr>
        <w:t xml:space="preserve"> OUTPUT</w:t>
      </w:r>
      <w:r w:rsidRPr="003360D8">
        <w:rPr>
          <w:rStyle w:val="token"/>
          <w:rFonts w:ascii="Times New Roman" w:hAnsi="Times New Roman" w:cs="Times New Roman"/>
          <w:color w:val="999999"/>
          <w:sz w:val="24"/>
          <w:szCs w:val="24"/>
          <w:bdr w:val="none" w:sz="0" w:space="0" w:color="auto" w:frame="1"/>
        </w:rPr>
        <w:t>);</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token"/>
          <w:rFonts w:ascii="Times New Roman" w:hAnsi="Times New Roman" w:cs="Times New Roman"/>
          <w:color w:val="999999"/>
          <w:sz w:val="24"/>
          <w:szCs w:val="24"/>
          <w:bdr w:val="none" w:sz="0" w:space="0" w:color="auto" w:frame="1"/>
        </w:rPr>
        <w:t>}</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token"/>
          <w:rFonts w:ascii="Times New Roman" w:hAnsi="Times New Roman" w:cs="Times New Roman"/>
          <w:color w:val="0077AA"/>
          <w:sz w:val="24"/>
          <w:szCs w:val="24"/>
          <w:bdr w:val="none" w:sz="0" w:space="0" w:color="auto" w:frame="1"/>
        </w:rPr>
        <w:lastRenderedPageBreak/>
        <w:t>void</w:t>
      </w: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DD4A68"/>
          <w:sz w:val="24"/>
          <w:szCs w:val="24"/>
          <w:bdr w:val="none" w:sz="0" w:space="0" w:color="auto" w:frame="1"/>
        </w:rPr>
        <w:t>loop</w:t>
      </w:r>
      <w:r w:rsidRPr="003360D8">
        <w:rPr>
          <w:rStyle w:val="token"/>
          <w:rFonts w:ascii="Times New Roman" w:hAnsi="Times New Roman" w:cs="Times New Roman"/>
          <w:color w:val="999999"/>
          <w:sz w:val="24"/>
          <w:szCs w:val="24"/>
          <w:bdr w:val="none" w:sz="0" w:space="0" w:color="auto" w:frame="1"/>
        </w:rPr>
        <w:t>()</w:t>
      </w: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999999"/>
          <w:sz w:val="24"/>
          <w:szCs w:val="24"/>
          <w:bdr w:val="none" w:sz="0" w:space="0" w:color="auto" w:frame="1"/>
        </w:rPr>
        <w:t>{</w:t>
      </w:r>
    </w:p>
    <w:p w:rsidR="00E80ED6" w:rsidRPr="003360D8" w:rsidRDefault="00E80ED6" w:rsidP="00E80ED6">
      <w:pPr>
        <w:pStyle w:val="HTMLPreformatted"/>
        <w:shd w:val="clear" w:color="auto" w:fill="F5F2F0"/>
        <w:rPr>
          <w:rStyle w:val="HTMLCode"/>
          <w:rFonts w:ascii="Times New Roman" w:hAnsi="Times New Roman" w:cs="Times New Roman"/>
          <w:color w:val="000000"/>
          <w:sz w:val="24"/>
          <w:szCs w:val="24"/>
          <w:bdr w:val="none" w:sz="0" w:space="0" w:color="auto" w:frame="1"/>
        </w:rPr>
      </w:pPr>
      <w:r w:rsidRPr="003360D8">
        <w:rPr>
          <w:rStyle w:val="HTMLCode"/>
          <w:rFonts w:ascii="Times New Roman" w:hAnsi="Times New Roman" w:cs="Times New Roman"/>
          <w:color w:val="000000"/>
          <w:sz w:val="24"/>
          <w:szCs w:val="24"/>
          <w:bdr w:val="none" w:sz="0" w:space="0" w:color="auto" w:frame="1"/>
        </w:rPr>
        <w:t xml:space="preserve">  </w:t>
      </w:r>
      <w:r w:rsidRPr="003360D8">
        <w:rPr>
          <w:rStyle w:val="token"/>
          <w:rFonts w:ascii="Times New Roman" w:hAnsi="Times New Roman" w:cs="Times New Roman"/>
          <w:color w:val="DD4A68"/>
          <w:sz w:val="24"/>
          <w:szCs w:val="24"/>
          <w:bdr w:val="none" w:sz="0" w:space="0" w:color="auto" w:frame="1"/>
        </w:rPr>
        <w:t>digitalWrite</w:t>
      </w:r>
      <w:r w:rsidRPr="003360D8">
        <w:rPr>
          <w:rStyle w:val="token"/>
          <w:rFonts w:ascii="Times New Roman" w:hAnsi="Times New Roman" w:cs="Times New Roman"/>
          <w:color w:val="999999"/>
          <w:sz w:val="24"/>
          <w:szCs w:val="24"/>
          <w:bdr w:val="none" w:sz="0" w:space="0" w:color="auto" w:frame="1"/>
        </w:rPr>
        <w:t>(</w:t>
      </w:r>
      <w:r w:rsidRPr="003360D8">
        <w:rPr>
          <w:rStyle w:val="token"/>
          <w:rFonts w:ascii="Times New Roman" w:hAnsi="Times New Roman" w:cs="Times New Roman"/>
          <w:color w:val="990055"/>
          <w:sz w:val="24"/>
          <w:szCs w:val="24"/>
          <w:bdr w:val="none" w:sz="0" w:space="0" w:color="auto" w:frame="1"/>
        </w:rPr>
        <w:t>33</w:t>
      </w:r>
      <w:r w:rsidRPr="003360D8">
        <w:rPr>
          <w:rStyle w:val="token"/>
          <w:rFonts w:ascii="Times New Roman" w:hAnsi="Times New Roman" w:cs="Times New Roman"/>
          <w:color w:val="999999"/>
          <w:sz w:val="24"/>
          <w:szCs w:val="24"/>
          <w:bdr w:val="none" w:sz="0" w:space="0" w:color="auto" w:frame="1"/>
        </w:rPr>
        <w:t>,</w:t>
      </w:r>
      <w:r w:rsidRPr="003360D8">
        <w:rPr>
          <w:rStyle w:val="HTMLCode"/>
          <w:rFonts w:ascii="Times New Roman" w:hAnsi="Times New Roman" w:cs="Times New Roman"/>
          <w:color w:val="000000"/>
          <w:sz w:val="24"/>
          <w:szCs w:val="24"/>
          <w:bdr w:val="none" w:sz="0" w:space="0" w:color="auto" w:frame="1"/>
        </w:rPr>
        <w:t xml:space="preserve"> LOW</w:t>
      </w:r>
      <w:r w:rsidRPr="003360D8">
        <w:rPr>
          <w:rStyle w:val="token"/>
          <w:rFonts w:ascii="Times New Roman" w:hAnsi="Times New Roman" w:cs="Times New Roman"/>
          <w:color w:val="999999"/>
          <w:sz w:val="24"/>
          <w:szCs w:val="24"/>
          <w:bdr w:val="none" w:sz="0" w:space="0" w:color="auto" w:frame="1"/>
        </w:rPr>
        <w:t>);</w:t>
      </w:r>
    </w:p>
    <w:p w:rsidR="00E80ED6" w:rsidRPr="003360D8" w:rsidRDefault="00E80ED6" w:rsidP="00E80ED6">
      <w:pPr>
        <w:pStyle w:val="HTMLPreformatted"/>
        <w:shd w:val="clear" w:color="auto" w:fill="F5F2F0"/>
        <w:rPr>
          <w:rFonts w:ascii="Times New Roman" w:hAnsi="Times New Roman" w:cs="Times New Roman"/>
          <w:color w:val="000000"/>
          <w:sz w:val="24"/>
          <w:szCs w:val="24"/>
        </w:rPr>
      </w:pPr>
      <w:r w:rsidRPr="003360D8">
        <w:rPr>
          <w:rStyle w:val="token"/>
          <w:rFonts w:ascii="Times New Roman" w:hAnsi="Times New Roman" w:cs="Times New Roman"/>
          <w:color w:val="999999"/>
          <w:sz w:val="24"/>
          <w:szCs w:val="24"/>
          <w:bdr w:val="none" w:sz="0" w:space="0" w:color="auto" w:frame="1"/>
        </w:rPr>
        <w:t>}</w:t>
      </w:r>
    </w:p>
    <w:p w:rsidR="00E80ED6" w:rsidRPr="003360D8" w:rsidRDefault="00E80ED6" w:rsidP="00E80ED6">
      <w:pPr>
        <w:pStyle w:val="Heading2"/>
        <w:shd w:val="clear" w:color="auto" w:fill="FFFFFF"/>
        <w:spacing w:before="510" w:after="270" w:line="312" w:lineRule="atLeast"/>
        <w:rPr>
          <w:rFonts w:ascii="Times New Roman" w:hAnsi="Times New Roman" w:cs="Times New Roman"/>
          <w:color w:val="3A3A3A"/>
          <w:szCs w:val="24"/>
        </w:rPr>
      </w:pPr>
      <w:r w:rsidRPr="003360D8">
        <w:rPr>
          <w:rFonts w:ascii="Times New Roman" w:hAnsi="Times New Roman" w:cs="Times New Roman"/>
          <w:color w:val="3A3A3A"/>
          <w:szCs w:val="24"/>
        </w:rPr>
        <w:t>Camera Connections</w:t>
      </w:r>
    </w:p>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The connections between the camera and the ESP32-CAM AI-Thinker are shown in the following table.</w:t>
      </w:r>
    </w:p>
    <w:tbl>
      <w:tblPr>
        <w:tblW w:w="11940"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523"/>
        <w:gridCol w:w="2243"/>
        <w:gridCol w:w="5174"/>
      </w:tblGrid>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Style w:val="Strong"/>
                <w:rFonts w:ascii="Times New Roman" w:hAnsi="Times New Roman" w:cs="Times New Roman"/>
                <w:sz w:val="24"/>
                <w:szCs w:val="24"/>
                <w:bdr w:val="none" w:sz="0" w:space="0" w:color="auto" w:frame="1"/>
              </w:rPr>
              <w:t>OV2640 CAMERA</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Style w:val="Strong"/>
                <w:rFonts w:ascii="Times New Roman" w:hAnsi="Times New Roman" w:cs="Times New Roman"/>
                <w:sz w:val="24"/>
                <w:szCs w:val="24"/>
                <w:bdr w:val="none" w:sz="0" w:space="0" w:color="auto" w:frame="1"/>
              </w:rPr>
              <w:t>ESP32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Style w:val="Strong"/>
                <w:rFonts w:ascii="Times New Roman" w:hAnsi="Times New Roman" w:cs="Times New Roman"/>
                <w:sz w:val="24"/>
                <w:szCs w:val="24"/>
                <w:bdr w:val="none" w:sz="0" w:space="0" w:color="auto" w:frame="1"/>
              </w:rPr>
              <w:t>Variable name in code</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Y2_GPIO_NUM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18</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Y3_GPIO_NUM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19</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Y4_GPIO_NUM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21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Y5_GPIO_NUM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36</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Y6_GPIO_NUM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39</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Y7_GPIO_NUM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D6</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34</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Y8_GPIO_NUM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D7</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35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Y9_GPIO_NUM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XCLK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XCLK_GPIO_NUM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PCLK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22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PCLK_GPIO_NUM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VSYNC</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25</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VSYNC_GPIO_NUM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HREF</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23</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HREF_GPIO_NUM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SDA</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26</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SIOD_GPIO_NUM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SCL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27</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SIOC_GPIO_NUM</w:t>
            </w:r>
          </w:p>
        </w:tc>
      </w:tr>
      <w:tr w:rsidR="00E80ED6" w:rsidRPr="003360D8" w:rsidTr="00E80ED6">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POWER PIN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GPIO 32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E80ED6" w:rsidRPr="003360D8" w:rsidRDefault="00E80ED6">
            <w:pPr>
              <w:rPr>
                <w:rFonts w:ascii="Times New Roman" w:hAnsi="Times New Roman" w:cs="Times New Roman"/>
                <w:sz w:val="24"/>
                <w:szCs w:val="24"/>
              </w:rPr>
            </w:pPr>
            <w:r w:rsidRPr="003360D8">
              <w:rPr>
                <w:rFonts w:ascii="Times New Roman" w:hAnsi="Times New Roman" w:cs="Times New Roman"/>
                <w:sz w:val="24"/>
                <w:szCs w:val="24"/>
              </w:rPr>
              <w:t>PWDN_GPIO_NUM</w:t>
            </w:r>
          </w:p>
        </w:tc>
      </w:tr>
    </w:tbl>
    <w:p w:rsidR="00E80ED6" w:rsidRPr="003360D8" w:rsidRDefault="00E80ED6" w:rsidP="00E80ED6">
      <w:pPr>
        <w:pStyle w:val="NormalWeb"/>
        <w:shd w:val="clear" w:color="auto" w:fill="FFFFFF"/>
        <w:spacing w:before="0" w:beforeAutospacing="0" w:after="336" w:afterAutospacing="0"/>
        <w:rPr>
          <w:color w:val="3A3A3A"/>
        </w:rPr>
      </w:pPr>
      <w:r w:rsidRPr="003360D8">
        <w:rPr>
          <w:color w:val="3A3A3A"/>
        </w:rPr>
        <w:t>So, the pin definition for the ESP32-CAM AI-Thinker on the Arduino IDE should be as follows:</w:t>
      </w:r>
    </w:p>
    <w:p w:rsidR="00E80ED6" w:rsidRPr="003360D8" w:rsidRDefault="00E80ED6" w:rsidP="00E80ED6">
      <w:pPr>
        <w:pStyle w:val="BodyText"/>
        <w:rPr>
          <w:rFonts w:ascii="Times New Roman" w:hAnsi="Times New Roman" w:cs="Times New Roman"/>
          <w:sz w:val="24"/>
          <w:szCs w:val="24"/>
        </w:rPr>
      </w:pPr>
    </w:p>
    <w:p w:rsidR="00BC38DB" w:rsidRDefault="00BC38DB">
      <w:pPr>
        <w:pStyle w:val="BodyText"/>
        <w:spacing w:before="2"/>
        <w:rPr>
          <w:rFonts w:ascii="Times New Roman" w:hAnsi="Times New Roman" w:cs="Times New Roman"/>
          <w:sz w:val="24"/>
          <w:szCs w:val="24"/>
        </w:rPr>
      </w:pPr>
    </w:p>
    <w:p w:rsidR="003360D8" w:rsidRDefault="003360D8">
      <w:pPr>
        <w:pStyle w:val="BodyText"/>
        <w:spacing w:before="2"/>
        <w:rPr>
          <w:rFonts w:ascii="Times New Roman" w:hAnsi="Times New Roman" w:cs="Times New Roman"/>
          <w:sz w:val="24"/>
          <w:szCs w:val="24"/>
        </w:rPr>
      </w:pPr>
    </w:p>
    <w:p w:rsidR="003360D8" w:rsidRDefault="003360D8">
      <w:pPr>
        <w:pStyle w:val="BodyText"/>
        <w:spacing w:before="2"/>
        <w:rPr>
          <w:rFonts w:ascii="Times New Roman" w:hAnsi="Times New Roman" w:cs="Times New Roman"/>
          <w:sz w:val="24"/>
          <w:szCs w:val="24"/>
        </w:rPr>
      </w:pPr>
    </w:p>
    <w:p w:rsidR="003360D8" w:rsidRDefault="003360D8">
      <w:pPr>
        <w:pStyle w:val="BodyText"/>
        <w:spacing w:before="2"/>
        <w:rPr>
          <w:rFonts w:ascii="Times New Roman" w:hAnsi="Times New Roman" w:cs="Times New Roman"/>
          <w:sz w:val="24"/>
          <w:szCs w:val="24"/>
        </w:rPr>
      </w:pPr>
    </w:p>
    <w:p w:rsidR="003360D8" w:rsidRDefault="003360D8">
      <w:pPr>
        <w:pStyle w:val="BodyText"/>
        <w:spacing w:before="2"/>
        <w:rPr>
          <w:rFonts w:ascii="Times New Roman" w:hAnsi="Times New Roman" w:cs="Times New Roman"/>
          <w:sz w:val="24"/>
          <w:szCs w:val="24"/>
        </w:rPr>
      </w:pPr>
    </w:p>
    <w:p w:rsidR="003360D8" w:rsidRDefault="003360D8">
      <w:pPr>
        <w:pStyle w:val="BodyText"/>
        <w:spacing w:before="2"/>
        <w:rPr>
          <w:rFonts w:ascii="Times New Roman" w:hAnsi="Times New Roman" w:cs="Times New Roman"/>
          <w:sz w:val="24"/>
          <w:szCs w:val="24"/>
        </w:rPr>
      </w:pPr>
    </w:p>
    <w:p w:rsidR="006053A5" w:rsidRDefault="006053A5">
      <w:pPr>
        <w:pStyle w:val="BodyText"/>
        <w:spacing w:before="2"/>
        <w:rPr>
          <w:rFonts w:ascii="Times New Roman" w:hAnsi="Times New Roman" w:cs="Times New Roman"/>
          <w:sz w:val="24"/>
          <w:szCs w:val="24"/>
        </w:rPr>
      </w:pPr>
    </w:p>
    <w:p w:rsidR="006053A5" w:rsidRDefault="006053A5">
      <w:pPr>
        <w:pStyle w:val="BodyText"/>
        <w:spacing w:before="2"/>
        <w:rPr>
          <w:rFonts w:ascii="Times New Roman" w:hAnsi="Times New Roman" w:cs="Times New Roman"/>
          <w:sz w:val="24"/>
          <w:szCs w:val="24"/>
        </w:rPr>
      </w:pPr>
    </w:p>
    <w:p w:rsidR="006053A5" w:rsidRPr="003360D8" w:rsidRDefault="006053A5">
      <w:pPr>
        <w:pStyle w:val="BodyText"/>
        <w:spacing w:before="2"/>
        <w:rPr>
          <w:rFonts w:ascii="Times New Roman" w:hAnsi="Times New Roman" w:cs="Times New Roman"/>
          <w:sz w:val="24"/>
          <w:szCs w:val="24"/>
        </w:rPr>
      </w:pPr>
    </w:p>
    <w:p w:rsidR="00BC38DB" w:rsidRPr="003360D8" w:rsidRDefault="00226F29">
      <w:pPr>
        <w:spacing w:line="432" w:lineRule="auto"/>
        <w:ind w:left="940" w:right="6926"/>
        <w:rPr>
          <w:rFonts w:ascii="Times New Roman" w:hAnsi="Times New Roman" w:cs="Times New Roman"/>
          <w:sz w:val="24"/>
          <w:szCs w:val="24"/>
        </w:rPr>
      </w:pPr>
      <w:r w:rsidRPr="003360D8">
        <w:rPr>
          <w:rFonts w:ascii="Times New Roman" w:hAnsi="Times New Roman" w:cs="Times New Roman"/>
          <w:b/>
          <w:sz w:val="32"/>
          <w:szCs w:val="24"/>
        </w:rPr>
        <w:t xml:space="preserve">Features of the </w:t>
      </w:r>
      <w:r w:rsidR="00BC38DB" w:rsidRPr="003360D8">
        <w:rPr>
          <w:rFonts w:ascii="Times New Roman" w:hAnsi="Times New Roman" w:cs="Times New Roman"/>
          <w:b/>
          <w:sz w:val="32"/>
          <w:szCs w:val="24"/>
        </w:rPr>
        <w:t>ESP32</w:t>
      </w:r>
      <w:r w:rsidRPr="003360D8">
        <w:rPr>
          <w:rFonts w:ascii="Times New Roman" w:hAnsi="Times New Roman" w:cs="Times New Roman"/>
          <w:b/>
          <w:sz w:val="32"/>
          <w:szCs w:val="24"/>
        </w:rPr>
        <w:t>:</w:t>
      </w:r>
      <w:r w:rsidRPr="003360D8">
        <w:rPr>
          <w:rFonts w:ascii="Times New Roman" w:hAnsi="Times New Roman" w:cs="Times New Roman"/>
          <w:b/>
          <w:spacing w:val="-57"/>
          <w:sz w:val="32"/>
          <w:szCs w:val="24"/>
        </w:rPr>
        <w:t xml:space="preserve"> </w:t>
      </w:r>
      <w:r w:rsidRPr="003360D8">
        <w:rPr>
          <w:rFonts w:ascii="Times New Roman" w:hAnsi="Times New Roman" w:cs="Times New Roman"/>
          <w:sz w:val="24"/>
          <w:szCs w:val="24"/>
        </w:rPr>
        <w:t xml:space="preserve">Microcontroller: </w:t>
      </w:r>
      <w:r w:rsidR="00BC38DB" w:rsidRPr="003360D8">
        <w:rPr>
          <w:rFonts w:ascii="Times New Roman" w:hAnsi="Times New Roman" w:cs="Times New Roman"/>
          <w:sz w:val="24"/>
          <w:szCs w:val="24"/>
        </w:rPr>
        <w:t>ESP32</w:t>
      </w:r>
    </w:p>
    <w:p w:rsidR="00BE3D92" w:rsidRPr="003360D8" w:rsidRDefault="00226F29">
      <w:pPr>
        <w:spacing w:line="432" w:lineRule="auto"/>
        <w:ind w:left="940" w:right="6926"/>
        <w:rPr>
          <w:rFonts w:ascii="Times New Roman" w:hAnsi="Times New Roman" w:cs="Times New Roman"/>
          <w:sz w:val="24"/>
          <w:szCs w:val="24"/>
        </w:rPr>
      </w:pPr>
      <w:r w:rsidRPr="003360D8">
        <w:rPr>
          <w:rFonts w:ascii="Times New Roman" w:hAnsi="Times New Roman" w:cs="Times New Roman"/>
          <w:sz w:val="24"/>
          <w:szCs w:val="24"/>
        </w:rPr>
        <w:t>Operating</w:t>
      </w:r>
      <w:r w:rsidRPr="003360D8">
        <w:rPr>
          <w:rFonts w:ascii="Times New Roman" w:hAnsi="Times New Roman" w:cs="Times New Roman"/>
          <w:spacing w:val="-1"/>
          <w:sz w:val="24"/>
          <w:szCs w:val="24"/>
        </w:rPr>
        <w:t xml:space="preserve"> </w:t>
      </w:r>
      <w:r w:rsidRPr="003360D8">
        <w:rPr>
          <w:rFonts w:ascii="Times New Roman" w:hAnsi="Times New Roman" w:cs="Times New Roman"/>
          <w:sz w:val="24"/>
          <w:szCs w:val="24"/>
        </w:rPr>
        <w:t>Voltage: 5V</w:t>
      </w:r>
    </w:p>
    <w:p w:rsidR="00BE3D92" w:rsidRPr="003360D8" w:rsidRDefault="00226F29">
      <w:pPr>
        <w:pStyle w:val="BodyText"/>
        <w:spacing w:before="5" w:line="436" w:lineRule="auto"/>
        <w:ind w:left="940" w:right="6613"/>
        <w:rPr>
          <w:rFonts w:ascii="Times New Roman" w:hAnsi="Times New Roman" w:cs="Times New Roman"/>
          <w:sz w:val="24"/>
          <w:szCs w:val="24"/>
        </w:rPr>
      </w:pPr>
      <w:r w:rsidRPr="003360D8">
        <w:rPr>
          <w:rFonts w:ascii="Times New Roman" w:hAnsi="Times New Roman" w:cs="Times New Roman"/>
          <w:sz w:val="24"/>
          <w:szCs w:val="24"/>
        </w:rPr>
        <w:t>Input Voltage (recommended): 7-12V</w:t>
      </w:r>
      <w:r w:rsidRPr="003360D8">
        <w:rPr>
          <w:rFonts w:ascii="Times New Roman" w:hAnsi="Times New Roman" w:cs="Times New Roman"/>
          <w:spacing w:val="-52"/>
          <w:sz w:val="24"/>
          <w:szCs w:val="24"/>
        </w:rPr>
        <w:t xml:space="preserve"> </w:t>
      </w:r>
      <w:r w:rsidRPr="003360D8">
        <w:rPr>
          <w:rFonts w:ascii="Times New Roman" w:hAnsi="Times New Roman" w:cs="Times New Roman"/>
          <w:sz w:val="24"/>
          <w:szCs w:val="24"/>
        </w:rPr>
        <w:t>Input</w:t>
      </w:r>
      <w:r w:rsidRPr="003360D8">
        <w:rPr>
          <w:rFonts w:ascii="Times New Roman" w:hAnsi="Times New Roman" w:cs="Times New Roman"/>
          <w:spacing w:val="-1"/>
          <w:sz w:val="24"/>
          <w:szCs w:val="24"/>
        </w:rPr>
        <w:t xml:space="preserve"> </w:t>
      </w:r>
      <w:r w:rsidRPr="003360D8">
        <w:rPr>
          <w:rFonts w:ascii="Times New Roman" w:hAnsi="Times New Roman" w:cs="Times New Roman"/>
          <w:sz w:val="24"/>
          <w:szCs w:val="24"/>
        </w:rPr>
        <w:t>Voltage</w:t>
      </w:r>
      <w:r w:rsidRPr="003360D8">
        <w:rPr>
          <w:rFonts w:ascii="Times New Roman" w:hAnsi="Times New Roman" w:cs="Times New Roman"/>
          <w:spacing w:val="-1"/>
          <w:sz w:val="24"/>
          <w:szCs w:val="24"/>
        </w:rPr>
        <w:t xml:space="preserve"> </w:t>
      </w:r>
      <w:r w:rsidRPr="003360D8">
        <w:rPr>
          <w:rFonts w:ascii="Times New Roman" w:hAnsi="Times New Roman" w:cs="Times New Roman"/>
          <w:sz w:val="24"/>
          <w:szCs w:val="24"/>
        </w:rPr>
        <w:t>(limits):</w:t>
      </w:r>
      <w:r w:rsidRPr="003360D8">
        <w:rPr>
          <w:rFonts w:ascii="Times New Roman" w:hAnsi="Times New Roman" w:cs="Times New Roman"/>
          <w:spacing w:val="-3"/>
          <w:sz w:val="24"/>
          <w:szCs w:val="24"/>
        </w:rPr>
        <w:t xml:space="preserve"> </w:t>
      </w:r>
      <w:r w:rsidRPr="003360D8">
        <w:rPr>
          <w:rFonts w:ascii="Times New Roman" w:hAnsi="Times New Roman" w:cs="Times New Roman"/>
          <w:sz w:val="24"/>
          <w:szCs w:val="24"/>
        </w:rPr>
        <w:t>6-20V</w:t>
      </w:r>
    </w:p>
    <w:p w:rsidR="00BE3D92" w:rsidRPr="003360D8" w:rsidRDefault="00226F29">
      <w:pPr>
        <w:pStyle w:val="BodyText"/>
        <w:spacing w:before="2" w:line="436" w:lineRule="auto"/>
        <w:ind w:left="940" w:right="5043"/>
        <w:rPr>
          <w:rFonts w:ascii="Times New Roman" w:hAnsi="Times New Roman" w:cs="Times New Roman"/>
          <w:sz w:val="24"/>
          <w:szCs w:val="24"/>
        </w:rPr>
      </w:pPr>
      <w:r w:rsidRPr="003360D8">
        <w:rPr>
          <w:rFonts w:ascii="Times New Roman" w:hAnsi="Times New Roman" w:cs="Times New Roman"/>
          <w:sz w:val="24"/>
          <w:szCs w:val="24"/>
        </w:rPr>
        <w:t>Digital</w:t>
      </w:r>
      <w:r w:rsidRPr="003360D8">
        <w:rPr>
          <w:rFonts w:ascii="Times New Roman" w:hAnsi="Times New Roman" w:cs="Times New Roman"/>
          <w:spacing w:val="-1"/>
          <w:sz w:val="24"/>
          <w:szCs w:val="24"/>
        </w:rPr>
        <w:t xml:space="preserve"> </w:t>
      </w:r>
      <w:r w:rsidRPr="003360D8">
        <w:rPr>
          <w:rFonts w:ascii="Times New Roman" w:hAnsi="Times New Roman" w:cs="Times New Roman"/>
          <w:sz w:val="24"/>
          <w:szCs w:val="24"/>
        </w:rPr>
        <w:t>I/O</w:t>
      </w:r>
      <w:r w:rsidRPr="003360D8">
        <w:rPr>
          <w:rFonts w:ascii="Times New Roman" w:hAnsi="Times New Roman" w:cs="Times New Roman"/>
          <w:spacing w:val="-4"/>
          <w:sz w:val="24"/>
          <w:szCs w:val="24"/>
        </w:rPr>
        <w:t xml:space="preserve"> </w:t>
      </w:r>
      <w:r w:rsidRPr="003360D8">
        <w:rPr>
          <w:rFonts w:ascii="Times New Roman" w:hAnsi="Times New Roman" w:cs="Times New Roman"/>
          <w:sz w:val="24"/>
          <w:szCs w:val="24"/>
        </w:rPr>
        <w:t>Pins:</w:t>
      </w:r>
      <w:r w:rsidRPr="003360D8">
        <w:rPr>
          <w:rFonts w:ascii="Times New Roman" w:hAnsi="Times New Roman" w:cs="Times New Roman"/>
          <w:spacing w:val="-1"/>
          <w:sz w:val="24"/>
          <w:szCs w:val="24"/>
        </w:rPr>
        <w:t xml:space="preserve"> </w:t>
      </w:r>
      <w:r w:rsidR="00BC38DB" w:rsidRPr="003360D8">
        <w:rPr>
          <w:rFonts w:ascii="Times New Roman" w:hAnsi="Times New Roman" w:cs="Times New Roman"/>
          <w:sz w:val="24"/>
          <w:szCs w:val="24"/>
        </w:rPr>
        <w:t>15</w:t>
      </w:r>
      <w:r w:rsidRPr="003360D8">
        <w:rPr>
          <w:rFonts w:ascii="Times New Roman" w:hAnsi="Times New Roman" w:cs="Times New Roman"/>
          <w:spacing w:val="-4"/>
          <w:sz w:val="24"/>
          <w:szCs w:val="24"/>
        </w:rPr>
        <w:t xml:space="preserve"> </w:t>
      </w:r>
      <w:r w:rsidRPr="003360D8">
        <w:rPr>
          <w:rFonts w:ascii="Times New Roman" w:hAnsi="Times New Roman" w:cs="Times New Roman"/>
          <w:sz w:val="24"/>
          <w:szCs w:val="24"/>
        </w:rPr>
        <w:t>(of</w:t>
      </w:r>
      <w:r w:rsidRPr="003360D8">
        <w:rPr>
          <w:rFonts w:ascii="Times New Roman" w:hAnsi="Times New Roman" w:cs="Times New Roman"/>
          <w:spacing w:val="-3"/>
          <w:sz w:val="24"/>
          <w:szCs w:val="24"/>
        </w:rPr>
        <w:t xml:space="preserve"> </w:t>
      </w:r>
      <w:r w:rsidRPr="003360D8">
        <w:rPr>
          <w:rFonts w:ascii="Times New Roman" w:hAnsi="Times New Roman" w:cs="Times New Roman"/>
          <w:sz w:val="24"/>
          <w:szCs w:val="24"/>
        </w:rPr>
        <w:t>which 6</w:t>
      </w:r>
      <w:r w:rsidRPr="003360D8">
        <w:rPr>
          <w:rFonts w:ascii="Times New Roman" w:hAnsi="Times New Roman" w:cs="Times New Roman"/>
          <w:spacing w:val="-1"/>
          <w:sz w:val="24"/>
          <w:szCs w:val="24"/>
        </w:rPr>
        <w:t xml:space="preserve"> </w:t>
      </w:r>
      <w:r w:rsidRPr="003360D8">
        <w:rPr>
          <w:rFonts w:ascii="Times New Roman" w:hAnsi="Times New Roman" w:cs="Times New Roman"/>
          <w:sz w:val="24"/>
          <w:szCs w:val="24"/>
        </w:rPr>
        <w:t>provide</w:t>
      </w:r>
      <w:r w:rsidRPr="003360D8">
        <w:rPr>
          <w:rFonts w:ascii="Times New Roman" w:hAnsi="Times New Roman" w:cs="Times New Roman"/>
          <w:spacing w:val="-1"/>
          <w:sz w:val="24"/>
          <w:szCs w:val="24"/>
        </w:rPr>
        <w:t xml:space="preserve"> </w:t>
      </w:r>
      <w:r w:rsidRPr="003360D8">
        <w:rPr>
          <w:rFonts w:ascii="Times New Roman" w:hAnsi="Times New Roman" w:cs="Times New Roman"/>
          <w:sz w:val="24"/>
          <w:szCs w:val="24"/>
        </w:rPr>
        <w:t>PWM</w:t>
      </w:r>
      <w:r w:rsidRPr="003360D8">
        <w:rPr>
          <w:rFonts w:ascii="Times New Roman" w:hAnsi="Times New Roman" w:cs="Times New Roman"/>
          <w:spacing w:val="-1"/>
          <w:sz w:val="24"/>
          <w:szCs w:val="24"/>
        </w:rPr>
        <w:t xml:space="preserve"> </w:t>
      </w:r>
      <w:r w:rsidRPr="003360D8">
        <w:rPr>
          <w:rFonts w:ascii="Times New Roman" w:hAnsi="Times New Roman" w:cs="Times New Roman"/>
          <w:sz w:val="24"/>
          <w:szCs w:val="24"/>
        </w:rPr>
        <w:t>output)</w:t>
      </w:r>
    </w:p>
    <w:p w:rsidR="00BE3D92" w:rsidRPr="003360D8" w:rsidRDefault="006053A5">
      <w:pPr>
        <w:pStyle w:val="BodyText"/>
        <w:spacing w:before="2" w:line="436" w:lineRule="auto"/>
        <w:ind w:left="940" w:right="7143"/>
        <w:rPr>
          <w:rFonts w:ascii="Times New Roman" w:hAnsi="Times New Roman" w:cs="Times New Roman"/>
          <w:sz w:val="24"/>
          <w:szCs w:val="24"/>
        </w:rPr>
      </w:pPr>
      <w:r>
        <w:rPr>
          <w:rFonts w:ascii="Times New Roman" w:hAnsi="Times New Roman" w:cs="Times New Roman"/>
          <w:sz w:val="24"/>
          <w:szCs w:val="24"/>
        </w:rPr>
        <w:t>DC Current per I/O Pin: 40</w:t>
      </w:r>
      <w:r w:rsidR="00226F29" w:rsidRPr="003360D8">
        <w:rPr>
          <w:rFonts w:ascii="Times New Roman" w:hAnsi="Times New Roman" w:cs="Times New Roman"/>
          <w:sz w:val="24"/>
          <w:szCs w:val="24"/>
        </w:rPr>
        <w:t>mA</w:t>
      </w:r>
      <w:r w:rsidR="00226F29" w:rsidRPr="003360D8">
        <w:rPr>
          <w:rFonts w:ascii="Times New Roman" w:hAnsi="Times New Roman" w:cs="Times New Roman"/>
          <w:spacing w:val="1"/>
          <w:sz w:val="24"/>
          <w:szCs w:val="24"/>
        </w:rPr>
        <w:t xml:space="preserve"> </w:t>
      </w:r>
      <w:r w:rsidR="00226F29" w:rsidRPr="003360D8">
        <w:rPr>
          <w:rFonts w:ascii="Times New Roman" w:hAnsi="Times New Roman" w:cs="Times New Roman"/>
          <w:sz w:val="24"/>
          <w:szCs w:val="24"/>
        </w:rPr>
        <w:t>DC</w:t>
      </w:r>
      <w:r w:rsidR="00226F29" w:rsidRPr="003360D8">
        <w:rPr>
          <w:rFonts w:ascii="Times New Roman" w:hAnsi="Times New Roman" w:cs="Times New Roman"/>
          <w:spacing w:val="-1"/>
          <w:sz w:val="24"/>
          <w:szCs w:val="24"/>
        </w:rPr>
        <w:t xml:space="preserve"> </w:t>
      </w:r>
      <w:r w:rsidR="00226F29" w:rsidRPr="003360D8">
        <w:rPr>
          <w:rFonts w:ascii="Times New Roman" w:hAnsi="Times New Roman" w:cs="Times New Roman"/>
          <w:sz w:val="24"/>
          <w:szCs w:val="24"/>
        </w:rPr>
        <w:t>Current</w:t>
      </w:r>
      <w:r w:rsidR="00226F29" w:rsidRPr="003360D8">
        <w:rPr>
          <w:rFonts w:ascii="Times New Roman" w:hAnsi="Times New Roman" w:cs="Times New Roman"/>
          <w:spacing w:val="-2"/>
          <w:sz w:val="24"/>
          <w:szCs w:val="24"/>
        </w:rPr>
        <w:t xml:space="preserve"> </w:t>
      </w:r>
      <w:r w:rsidR="00226F29" w:rsidRPr="003360D8">
        <w:rPr>
          <w:rFonts w:ascii="Times New Roman" w:hAnsi="Times New Roman" w:cs="Times New Roman"/>
          <w:sz w:val="24"/>
          <w:szCs w:val="24"/>
        </w:rPr>
        <w:t>for</w:t>
      </w:r>
      <w:r w:rsidR="00226F29" w:rsidRPr="003360D8">
        <w:rPr>
          <w:rFonts w:ascii="Times New Roman" w:hAnsi="Times New Roman" w:cs="Times New Roman"/>
          <w:spacing w:val="1"/>
          <w:sz w:val="24"/>
          <w:szCs w:val="24"/>
        </w:rPr>
        <w:t xml:space="preserve"> </w:t>
      </w:r>
      <w:r w:rsidR="00226F29" w:rsidRPr="003360D8">
        <w:rPr>
          <w:rFonts w:ascii="Times New Roman" w:hAnsi="Times New Roman" w:cs="Times New Roman"/>
          <w:sz w:val="24"/>
          <w:szCs w:val="24"/>
        </w:rPr>
        <w:t>3.3V</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Pin:</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50mA</w:t>
      </w:r>
    </w:p>
    <w:p w:rsidR="00BE3D92" w:rsidRPr="003360D8" w:rsidRDefault="00226F29">
      <w:pPr>
        <w:pStyle w:val="BodyText"/>
        <w:spacing w:before="2" w:line="439" w:lineRule="auto"/>
        <w:ind w:left="940" w:right="4638"/>
        <w:rPr>
          <w:rFonts w:ascii="Times New Roman" w:hAnsi="Times New Roman" w:cs="Times New Roman"/>
          <w:sz w:val="24"/>
          <w:szCs w:val="24"/>
        </w:rPr>
      </w:pPr>
      <w:r w:rsidRPr="003360D8">
        <w:rPr>
          <w:rFonts w:ascii="Times New Roman" w:hAnsi="Times New Roman" w:cs="Times New Roman"/>
          <w:sz w:val="24"/>
          <w:szCs w:val="24"/>
        </w:rPr>
        <w:t>Flash Memory: 32 KB of which 0.5 KB used by bootloader</w:t>
      </w:r>
      <w:r w:rsidRPr="003360D8">
        <w:rPr>
          <w:rFonts w:ascii="Times New Roman" w:hAnsi="Times New Roman" w:cs="Times New Roman"/>
          <w:spacing w:val="-52"/>
          <w:sz w:val="24"/>
          <w:szCs w:val="24"/>
        </w:rPr>
        <w:t xml:space="preserve"> </w:t>
      </w:r>
      <w:r w:rsidRPr="003360D8">
        <w:rPr>
          <w:rFonts w:ascii="Times New Roman" w:hAnsi="Times New Roman" w:cs="Times New Roman"/>
          <w:sz w:val="24"/>
          <w:szCs w:val="24"/>
        </w:rPr>
        <w:t>SRAM:</w:t>
      </w:r>
      <w:r w:rsidRPr="003360D8">
        <w:rPr>
          <w:rFonts w:ascii="Times New Roman" w:hAnsi="Times New Roman" w:cs="Times New Roman"/>
          <w:spacing w:val="-1"/>
          <w:sz w:val="24"/>
          <w:szCs w:val="24"/>
        </w:rPr>
        <w:t xml:space="preserve"> </w:t>
      </w:r>
      <w:r w:rsidRPr="003360D8">
        <w:rPr>
          <w:rFonts w:ascii="Times New Roman" w:hAnsi="Times New Roman" w:cs="Times New Roman"/>
          <w:sz w:val="24"/>
          <w:szCs w:val="24"/>
        </w:rPr>
        <w:t>2 KB</w:t>
      </w:r>
      <w:r w:rsidRPr="003360D8">
        <w:rPr>
          <w:rFonts w:ascii="Times New Roman" w:hAnsi="Times New Roman" w:cs="Times New Roman"/>
          <w:spacing w:val="-3"/>
          <w:sz w:val="24"/>
          <w:szCs w:val="24"/>
        </w:rPr>
        <w:t xml:space="preserve"> </w:t>
      </w:r>
      <w:r w:rsidRPr="003360D8">
        <w:rPr>
          <w:rFonts w:ascii="Times New Roman" w:hAnsi="Times New Roman" w:cs="Times New Roman"/>
          <w:sz w:val="24"/>
          <w:szCs w:val="24"/>
        </w:rPr>
        <w:t>(ATmega328)</w:t>
      </w:r>
    </w:p>
    <w:p w:rsidR="00BE3D92" w:rsidRPr="003360D8" w:rsidRDefault="00BE3D92">
      <w:pPr>
        <w:spacing w:line="276" w:lineRule="auto"/>
        <w:rPr>
          <w:rFonts w:ascii="Times New Roman" w:hAnsi="Times New Roman" w:cs="Times New Roman"/>
          <w:sz w:val="24"/>
          <w:szCs w:val="24"/>
        </w:rPr>
        <w:sectPr w:rsidR="00BE3D92" w:rsidRPr="003360D8">
          <w:pgSz w:w="12240" w:h="15840"/>
          <w:pgMar w:top="1500" w:right="540" w:bottom="1240" w:left="500" w:header="0" w:footer="1052" w:gutter="0"/>
          <w:cols w:space="720"/>
        </w:sectPr>
      </w:pPr>
    </w:p>
    <w:p w:rsidR="00BE3D92" w:rsidRPr="003360D8" w:rsidRDefault="003360D8" w:rsidP="003360D8">
      <w:pPr>
        <w:pStyle w:val="Heading2"/>
        <w:rPr>
          <w:rFonts w:ascii="Times New Roman" w:hAnsi="Times New Roman" w:cs="Times New Roman"/>
          <w:szCs w:val="24"/>
        </w:rPr>
      </w:pPr>
      <w:r w:rsidRPr="003360D8">
        <w:rPr>
          <w:rFonts w:ascii="Times New Roman" w:hAnsi="Times New Roman" w:cs="Times New Roman"/>
          <w:szCs w:val="24"/>
        </w:rPr>
        <w:lastRenderedPageBreak/>
        <w:t>BO MOTOR</w:t>
      </w:r>
    </w:p>
    <w:p w:rsidR="00BE3D92" w:rsidRPr="003360D8" w:rsidRDefault="00BE3D92">
      <w:pPr>
        <w:pStyle w:val="BodyText"/>
        <w:rPr>
          <w:rFonts w:ascii="Times New Roman" w:hAnsi="Times New Roman" w:cs="Times New Roman"/>
          <w:sz w:val="24"/>
          <w:szCs w:val="24"/>
        </w:rPr>
      </w:pPr>
    </w:p>
    <w:p w:rsidR="00BE3D92" w:rsidRPr="003360D8" w:rsidRDefault="00BE3D92">
      <w:pPr>
        <w:pStyle w:val="BodyText"/>
        <w:rPr>
          <w:rFonts w:ascii="Times New Roman" w:hAnsi="Times New Roman" w:cs="Times New Roman"/>
          <w:sz w:val="24"/>
          <w:szCs w:val="24"/>
        </w:rPr>
      </w:pPr>
    </w:p>
    <w:p w:rsidR="00BC38DB" w:rsidRPr="003360D8" w:rsidRDefault="009113CE" w:rsidP="009113CE">
      <w:pPr>
        <w:pStyle w:val="BodyText"/>
        <w:jc w:val="center"/>
        <w:rPr>
          <w:rFonts w:ascii="Times New Roman" w:hAnsi="Times New Roman" w:cs="Times New Roman"/>
          <w:sz w:val="24"/>
          <w:szCs w:val="24"/>
        </w:rPr>
      </w:pPr>
      <w:r>
        <w:rPr>
          <w:noProof/>
        </w:rPr>
        <w:drawing>
          <wp:inline distT="0" distB="0" distL="0" distR="0">
            <wp:extent cx="4979406" cy="3731339"/>
            <wp:effectExtent l="0" t="0" r="0" b="2540"/>
            <wp:docPr id="32" name="Picture 32" descr="https://www.mepits.com/uploads/FeaturedProducts/Gallery/198/zoom_mepits_pdt_198_2034540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mepits.com/uploads/FeaturedProducts/Gallery/198/zoom_mepits_pdt_198_203454007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5228" cy="3735702"/>
                    </a:xfrm>
                    <a:prstGeom prst="rect">
                      <a:avLst/>
                    </a:prstGeom>
                    <a:noFill/>
                    <a:ln>
                      <a:noFill/>
                    </a:ln>
                  </pic:spPr>
                </pic:pic>
              </a:graphicData>
            </a:graphic>
          </wp:inline>
        </w:drawing>
      </w: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9113CE" w:rsidRDefault="009113CE" w:rsidP="009113CE">
      <w:pPr>
        <w:widowControl/>
        <w:shd w:val="clear" w:color="auto" w:fill="FFFFFF"/>
        <w:autoSpaceDE/>
        <w:autoSpaceDN/>
        <w:spacing w:after="150"/>
        <w:rPr>
          <w:rFonts w:ascii="Times New Roman" w:eastAsia="Times New Roman" w:hAnsi="Times New Roman" w:cs="Times New Roman"/>
          <w:color w:val="000000"/>
          <w:sz w:val="24"/>
          <w:szCs w:val="24"/>
        </w:rPr>
      </w:pPr>
      <w:r w:rsidRPr="009113CE">
        <w:rPr>
          <w:rFonts w:ascii="Times New Roman" w:eastAsia="Times New Roman" w:hAnsi="Times New Roman" w:cs="Times New Roman"/>
          <w:color w:val="000000"/>
          <w:sz w:val="24"/>
          <w:szCs w:val="24"/>
        </w:rPr>
        <w:t>A DC Geared DC motor is a simple DC motor with gear box attached to the shaft of the motor which is mechanically commutated electric motor powered from direct current (DC)..</w:t>
      </w:r>
    </w:p>
    <w:p w:rsidR="009113CE" w:rsidRPr="009113CE" w:rsidRDefault="009113CE" w:rsidP="009113CE">
      <w:pPr>
        <w:pStyle w:val="BodyText"/>
        <w:rPr>
          <w:rFonts w:ascii="Times New Roman" w:hAnsi="Times New Roman" w:cs="Times New Roman"/>
          <w:sz w:val="24"/>
        </w:rPr>
      </w:pPr>
      <w:r w:rsidRPr="009113CE">
        <w:rPr>
          <w:rFonts w:ascii="Times New Roman" w:hAnsi="Times New Roman" w:cs="Times New Roman"/>
          <w:sz w:val="24"/>
        </w:rPr>
        <w:t>It is a BO Series 1 100RPM DC Motor Plastic Gear Motor. The BO series straight motor gives good torque and rpm at lower operating voltages, which is the biggest advantage of these motors.</w:t>
      </w:r>
    </w:p>
    <w:p w:rsidR="009113CE" w:rsidRPr="009113CE" w:rsidRDefault="009113CE" w:rsidP="009113CE">
      <w:pPr>
        <w:pStyle w:val="BodyText"/>
        <w:rPr>
          <w:rFonts w:ascii="Times New Roman" w:hAnsi="Times New Roman" w:cs="Times New Roman"/>
          <w:sz w:val="24"/>
        </w:rPr>
      </w:pPr>
      <w:r w:rsidRPr="009113CE">
        <w:rPr>
          <w:rStyle w:val="Strong"/>
          <w:rFonts w:ascii="Times New Roman" w:hAnsi="Times New Roman" w:cs="Times New Roman"/>
          <w:b w:val="0"/>
          <w:bCs w:val="0"/>
          <w:sz w:val="24"/>
        </w:rPr>
        <w:t>A small shaft with matching wheels gives an optimized design for your application or </w:t>
      </w:r>
      <w:hyperlink r:id="rId39" w:tgtFrame="_blank" w:history="1">
        <w:r w:rsidRPr="009113CE">
          <w:rPr>
            <w:rStyle w:val="Hyperlink"/>
            <w:rFonts w:ascii="Times New Roman" w:hAnsi="Times New Roman" w:cs="Times New Roman"/>
            <w:color w:val="auto"/>
            <w:sz w:val="24"/>
            <w:u w:val="none"/>
          </w:rPr>
          <w:t>robot</w:t>
        </w:r>
      </w:hyperlink>
      <w:r w:rsidRPr="009113CE">
        <w:rPr>
          <w:rStyle w:val="Strong"/>
          <w:rFonts w:ascii="Times New Roman" w:hAnsi="Times New Roman" w:cs="Times New Roman"/>
          <w:b w:val="0"/>
          <w:bCs w:val="0"/>
          <w:sz w:val="24"/>
        </w:rPr>
        <w:t>. Mounting holes on the body &amp; lightweight makes it suitable for in-circuit placement. This </w:t>
      </w:r>
      <w:hyperlink r:id="rId40" w:tgtFrame="_blank" w:history="1">
        <w:r w:rsidRPr="009113CE">
          <w:rPr>
            <w:rStyle w:val="Hyperlink"/>
            <w:rFonts w:ascii="Times New Roman" w:hAnsi="Times New Roman" w:cs="Times New Roman"/>
            <w:color w:val="auto"/>
            <w:sz w:val="24"/>
            <w:u w:val="none"/>
          </w:rPr>
          <w:t>motor</w:t>
        </w:r>
      </w:hyperlink>
      <w:r w:rsidRPr="009113CE">
        <w:rPr>
          <w:rStyle w:val="Strong"/>
          <w:rFonts w:ascii="Times New Roman" w:hAnsi="Times New Roman" w:cs="Times New Roman"/>
          <w:b w:val="0"/>
          <w:bCs w:val="0"/>
          <w:sz w:val="24"/>
        </w:rPr>
        <w:t> can be used with 69mm Diameter </w:t>
      </w:r>
      <w:hyperlink r:id="rId41" w:tgtFrame="_blank" w:history="1">
        <w:r w:rsidRPr="009113CE">
          <w:rPr>
            <w:rStyle w:val="Hyperlink"/>
            <w:rFonts w:ascii="Times New Roman" w:hAnsi="Times New Roman" w:cs="Times New Roman"/>
            <w:color w:val="auto"/>
            <w:sz w:val="24"/>
            <w:u w:val="none"/>
          </w:rPr>
          <w:t>Wheel</w:t>
        </w:r>
      </w:hyperlink>
      <w:r w:rsidRPr="009113CE">
        <w:rPr>
          <w:rStyle w:val="Strong"/>
          <w:rFonts w:ascii="Times New Roman" w:hAnsi="Times New Roman" w:cs="Times New Roman"/>
          <w:b w:val="0"/>
          <w:bCs w:val="0"/>
          <w:sz w:val="24"/>
        </w:rPr>
        <w:t> for Plastic Gear Motors and 87mm Diameter Multipurpose </w:t>
      </w:r>
      <w:hyperlink r:id="rId42" w:tgtFrame="_blank" w:history="1">
        <w:r w:rsidRPr="009113CE">
          <w:rPr>
            <w:rStyle w:val="Hyperlink"/>
            <w:rFonts w:ascii="Times New Roman" w:hAnsi="Times New Roman" w:cs="Times New Roman"/>
            <w:color w:val="auto"/>
            <w:sz w:val="24"/>
            <w:u w:val="none"/>
          </w:rPr>
          <w:t>Wheel</w:t>
        </w:r>
      </w:hyperlink>
      <w:r w:rsidRPr="009113CE">
        <w:rPr>
          <w:rStyle w:val="Strong"/>
          <w:rFonts w:ascii="Times New Roman" w:hAnsi="Times New Roman" w:cs="Times New Roman"/>
          <w:b w:val="0"/>
          <w:bCs w:val="0"/>
          <w:sz w:val="24"/>
        </w:rPr>
        <w:t> for Plastic Gear Motors.</w:t>
      </w:r>
    </w:p>
    <w:p w:rsidR="009113CE" w:rsidRPr="009113CE" w:rsidRDefault="009113CE" w:rsidP="009113CE">
      <w:pPr>
        <w:pStyle w:val="BodyText"/>
        <w:rPr>
          <w:rFonts w:ascii="Times New Roman" w:hAnsi="Times New Roman" w:cs="Times New Roman"/>
          <w:sz w:val="24"/>
        </w:rPr>
      </w:pPr>
      <w:r w:rsidRPr="009113CE">
        <w:rPr>
          <w:rFonts w:ascii="Times New Roman" w:hAnsi="Times New Roman" w:cs="Times New Roman"/>
          <w:sz w:val="24"/>
        </w:rPr>
        <w:t>Low-cost geared DC Motor. It is an alternative to our metal gear </w:t>
      </w:r>
      <w:hyperlink r:id="rId43" w:tgtFrame="_blank" w:history="1">
        <w:r w:rsidRPr="009113CE">
          <w:rPr>
            <w:rStyle w:val="Hyperlink"/>
            <w:rFonts w:ascii="Times New Roman" w:hAnsi="Times New Roman" w:cs="Times New Roman"/>
            <w:color w:val="auto"/>
            <w:sz w:val="24"/>
            <w:u w:val="none"/>
          </w:rPr>
          <w:t>DC motors.</w:t>
        </w:r>
      </w:hyperlink>
      <w:r w:rsidRPr="009113CE">
        <w:rPr>
          <w:rFonts w:ascii="Times New Roman" w:hAnsi="Times New Roman" w:cs="Times New Roman"/>
          <w:sz w:val="24"/>
        </w:rPr>
        <w:t> </w:t>
      </w:r>
      <w:r w:rsidRPr="009113CE">
        <w:rPr>
          <w:rStyle w:val="Emphasis"/>
          <w:rFonts w:ascii="Times New Roman" w:hAnsi="Times New Roman" w:cs="Times New Roman"/>
          <w:i w:val="0"/>
          <w:iCs w:val="0"/>
          <w:sz w:val="24"/>
        </w:rPr>
        <w:t>It comes with an operating voltage of 3-12V and is perfect for building small and medium robots.</w:t>
      </w:r>
      <w:r w:rsidRPr="009113CE">
        <w:rPr>
          <w:rFonts w:ascii="Times New Roman" w:hAnsi="Times New Roman" w:cs="Times New Roman"/>
          <w:sz w:val="24"/>
        </w:rPr>
        <w:t> Available with 60 and 150 RPM.</w:t>
      </w:r>
    </w:p>
    <w:p w:rsidR="009113CE" w:rsidRPr="009113CE" w:rsidRDefault="009113CE" w:rsidP="009113CE">
      <w:pPr>
        <w:pStyle w:val="BodyText"/>
        <w:rPr>
          <w:rFonts w:ascii="Times New Roman" w:hAnsi="Times New Roman" w:cs="Times New Roman"/>
          <w:sz w:val="24"/>
        </w:rPr>
      </w:pPr>
      <w:r w:rsidRPr="009113CE">
        <w:rPr>
          <w:rFonts w:ascii="Times New Roman" w:hAnsi="Times New Roman" w:cs="Times New Roman"/>
          <w:sz w:val="24"/>
        </w:rPr>
        <w:t>The motor is ideal for DIY enthusiasts. This motor set is inexpensive, small, easy to install, and ideally suited for use in a mobile robot car. They are commonly used in our 2WD platforms.</w:t>
      </w:r>
    </w:p>
    <w:p w:rsidR="009113CE" w:rsidRPr="009113CE" w:rsidRDefault="009113CE" w:rsidP="009113CE">
      <w:pPr>
        <w:widowControl/>
        <w:shd w:val="clear" w:color="auto" w:fill="FFFFFF"/>
        <w:autoSpaceDE/>
        <w:autoSpaceDN/>
        <w:spacing w:after="150"/>
        <w:rPr>
          <w:rFonts w:ascii="Times New Roman" w:eastAsia="Times New Roman" w:hAnsi="Times New Roman" w:cs="Times New Roman"/>
          <w:color w:val="000000"/>
          <w:sz w:val="20"/>
          <w:szCs w:val="20"/>
        </w:rPr>
      </w:pPr>
    </w:p>
    <w:p w:rsidR="009113CE" w:rsidRPr="009113CE" w:rsidRDefault="009113CE" w:rsidP="009113CE">
      <w:pPr>
        <w:widowControl/>
        <w:shd w:val="clear" w:color="auto" w:fill="FFFFFF"/>
        <w:autoSpaceDE/>
        <w:autoSpaceDN/>
        <w:spacing w:after="150"/>
        <w:rPr>
          <w:rFonts w:ascii="Times New Roman" w:eastAsia="Times New Roman" w:hAnsi="Times New Roman" w:cs="Times New Roman"/>
          <w:color w:val="000000"/>
          <w:sz w:val="24"/>
          <w:szCs w:val="20"/>
        </w:rPr>
      </w:pPr>
      <w:r w:rsidRPr="009113CE">
        <w:rPr>
          <w:rFonts w:ascii="Times New Roman" w:eastAsia="Times New Roman" w:hAnsi="Times New Roman" w:cs="Times New Roman"/>
          <w:b/>
          <w:bCs/>
          <w:color w:val="000000"/>
          <w:sz w:val="32"/>
          <w:szCs w:val="24"/>
        </w:rPr>
        <w:t>SPECIFICATIONS:</w:t>
      </w:r>
    </w:p>
    <w:p w:rsidR="009113CE" w:rsidRPr="009113CE" w:rsidRDefault="009113CE" w:rsidP="009113CE">
      <w:pPr>
        <w:widowControl/>
        <w:numPr>
          <w:ilvl w:val="0"/>
          <w:numId w:val="9"/>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Voltage Rating: 6V</w:t>
      </w:r>
    </w:p>
    <w:p w:rsidR="009113CE" w:rsidRPr="009113CE" w:rsidRDefault="009113CE" w:rsidP="009113CE">
      <w:pPr>
        <w:widowControl/>
        <w:numPr>
          <w:ilvl w:val="0"/>
          <w:numId w:val="9"/>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RPM : 150rpm</w:t>
      </w:r>
    </w:p>
    <w:p w:rsidR="009113CE" w:rsidRDefault="009113CE" w:rsidP="009113CE">
      <w:pPr>
        <w:widowControl/>
        <w:shd w:val="clear" w:color="auto" w:fill="FFFFFF"/>
        <w:autoSpaceDE/>
        <w:autoSpaceDN/>
        <w:spacing w:after="150"/>
        <w:rPr>
          <w:rFonts w:ascii="Times New Roman" w:eastAsia="Times New Roman" w:hAnsi="Times New Roman" w:cs="Times New Roman"/>
          <w:color w:val="000000"/>
          <w:sz w:val="24"/>
          <w:szCs w:val="24"/>
        </w:rPr>
      </w:pPr>
      <w:r w:rsidRPr="009113CE">
        <w:rPr>
          <w:rFonts w:ascii="Times New Roman" w:eastAsia="Times New Roman" w:hAnsi="Times New Roman" w:cs="Times New Roman"/>
          <w:color w:val="000000"/>
          <w:sz w:val="24"/>
          <w:szCs w:val="24"/>
        </w:rPr>
        <w:t>​</w:t>
      </w:r>
    </w:p>
    <w:p w:rsidR="009113CE" w:rsidRPr="009113CE" w:rsidRDefault="009113CE" w:rsidP="009113CE">
      <w:pPr>
        <w:widowControl/>
        <w:shd w:val="clear" w:color="auto" w:fill="FFFFFF"/>
        <w:autoSpaceDE/>
        <w:autoSpaceDN/>
        <w:spacing w:after="150"/>
        <w:ind w:firstLine="375"/>
        <w:rPr>
          <w:rFonts w:ascii="Times New Roman" w:eastAsia="Times New Roman" w:hAnsi="Times New Roman" w:cs="Times New Roman"/>
          <w:color w:val="000000"/>
          <w:sz w:val="20"/>
          <w:szCs w:val="20"/>
        </w:rPr>
      </w:pPr>
      <w:r w:rsidRPr="009113CE">
        <w:rPr>
          <w:rFonts w:ascii="Times New Roman" w:eastAsia="Times New Roman" w:hAnsi="Times New Roman" w:cs="Times New Roman"/>
          <w:b/>
          <w:bCs/>
          <w:color w:val="000000"/>
          <w:sz w:val="32"/>
          <w:szCs w:val="24"/>
        </w:rPr>
        <w:lastRenderedPageBreak/>
        <w:t>FEATURES:</w:t>
      </w:r>
      <w:r w:rsidRPr="009113CE">
        <w:rPr>
          <w:rFonts w:ascii="Times New Roman" w:eastAsia="Times New Roman" w:hAnsi="Times New Roman" w:cs="Times New Roman"/>
          <w:color w:val="000000"/>
          <w:sz w:val="32"/>
          <w:szCs w:val="24"/>
        </w:rPr>
        <w:t> </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Gear materials: Plastic.</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Motor types: Permanent-magnet.</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Brush-type: Brush.</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Uncommitted motors: Homopolar motors.</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Magnet types: ferrite magnets.</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Torque multiplication: Generate a large force at a low speed.</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Cost effectiveness of the injection-molding process.</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Elimination of machining operations.</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Low density: lightweight, low inertia.</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Uniformity of parts.</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Capability to absorb shock and vibration as a result of elastic compliance.</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Ability to operate with minimum or no lubrication, due to inherent lubricity.</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Relatively low coefficient of friction.</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Corrosion-resistance; elimination of plating, or protective coatings.</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Quietness of operation.</w:t>
      </w:r>
    </w:p>
    <w:p w:rsidR="009113CE" w:rsidRP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Tolerances often less critical than for metal gears, due in part to their greater resilience.</w:t>
      </w:r>
    </w:p>
    <w:p w:rsidR="009113CE" w:rsidRDefault="009113CE" w:rsidP="009113CE">
      <w:pPr>
        <w:widowControl/>
        <w:numPr>
          <w:ilvl w:val="0"/>
          <w:numId w:val="10"/>
        </w:numPr>
        <w:shd w:val="clear" w:color="auto" w:fill="FFFFFF"/>
        <w:autoSpaceDE/>
        <w:autoSpaceDN/>
        <w:spacing w:before="100" w:beforeAutospacing="1" w:after="100" w:afterAutospacing="1" w:line="300" w:lineRule="atLeast"/>
        <w:ind w:left="375"/>
        <w:rPr>
          <w:rFonts w:ascii="Times New Roman" w:eastAsia="Times New Roman" w:hAnsi="Times New Roman" w:cs="Times New Roman"/>
          <w:color w:val="000000"/>
          <w:sz w:val="21"/>
          <w:szCs w:val="21"/>
        </w:rPr>
      </w:pPr>
      <w:r w:rsidRPr="009113CE">
        <w:rPr>
          <w:rFonts w:ascii="Times New Roman" w:eastAsia="Times New Roman" w:hAnsi="Times New Roman" w:cs="Times New Roman"/>
          <w:color w:val="000000"/>
          <w:sz w:val="24"/>
          <w:szCs w:val="24"/>
        </w:rPr>
        <w:t>Consistency with trend to greater use of plastic housings and other components.</w:t>
      </w:r>
    </w:p>
    <w:p w:rsidR="009113CE" w:rsidRPr="009113CE" w:rsidRDefault="009113CE" w:rsidP="009113CE">
      <w:pPr>
        <w:widowControl/>
        <w:shd w:val="clear" w:color="auto" w:fill="FFFFFF"/>
        <w:autoSpaceDE/>
        <w:autoSpaceDN/>
        <w:spacing w:before="100" w:beforeAutospacing="1" w:after="100" w:afterAutospacing="1" w:line="300" w:lineRule="atLeast"/>
        <w:ind w:left="15"/>
        <w:rPr>
          <w:rFonts w:ascii="Times New Roman" w:eastAsia="Times New Roman" w:hAnsi="Times New Roman" w:cs="Times New Roman"/>
          <w:color w:val="000000"/>
          <w:sz w:val="21"/>
          <w:szCs w:val="21"/>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135F54" w:rsidRPr="00135F54" w:rsidRDefault="00135F54" w:rsidP="00135F54">
      <w:pPr>
        <w:pStyle w:val="Heading1"/>
        <w:shd w:val="clear" w:color="auto" w:fill="FFFFFF"/>
        <w:spacing w:after="173" w:line="660" w:lineRule="atLeast"/>
        <w:rPr>
          <w:rFonts w:ascii="Times New Roman" w:hAnsi="Times New Roman" w:cs="Times New Roman"/>
          <w:b w:val="0"/>
          <w:bCs w:val="0"/>
          <w:color w:val="111111"/>
          <w:sz w:val="32"/>
        </w:rPr>
      </w:pPr>
      <w:r w:rsidRPr="00135F54">
        <w:rPr>
          <w:rFonts w:ascii="Times New Roman" w:hAnsi="Times New Roman" w:cs="Times New Roman"/>
          <w:b w:val="0"/>
          <w:bCs w:val="0"/>
          <w:color w:val="111111"/>
          <w:sz w:val="32"/>
        </w:rPr>
        <w:lastRenderedPageBreak/>
        <w:t>L298N Motor Driver Module</w:t>
      </w:r>
    </w:p>
    <w:p w:rsidR="00BC38DB" w:rsidRPr="003360D8" w:rsidRDefault="00BC38DB">
      <w:pPr>
        <w:pStyle w:val="BodyText"/>
        <w:rPr>
          <w:rFonts w:ascii="Times New Roman" w:hAnsi="Times New Roman" w:cs="Times New Roman"/>
          <w:sz w:val="24"/>
          <w:szCs w:val="24"/>
        </w:rPr>
      </w:pPr>
    </w:p>
    <w:p w:rsidR="00BC38DB" w:rsidRPr="003360D8" w:rsidRDefault="00135F54" w:rsidP="00135F54">
      <w:pPr>
        <w:pStyle w:val="BodyText"/>
        <w:jc w:val="center"/>
        <w:rPr>
          <w:rFonts w:ascii="Times New Roman" w:hAnsi="Times New Roman" w:cs="Times New Roman"/>
          <w:sz w:val="24"/>
          <w:szCs w:val="24"/>
        </w:rPr>
      </w:pPr>
      <w:r>
        <w:rPr>
          <w:noProof/>
        </w:rPr>
        <w:drawing>
          <wp:inline distT="0" distB="0" distL="0" distR="0">
            <wp:extent cx="5993394" cy="3995419"/>
            <wp:effectExtent l="0" t="0" r="7620" b="5715"/>
            <wp:docPr id="33" name="Picture 33" descr="L298N Motor Drive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298N Motor Driver Module Pinou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0005" cy="3993160"/>
                    </a:xfrm>
                    <a:prstGeom prst="rect">
                      <a:avLst/>
                    </a:prstGeom>
                    <a:noFill/>
                    <a:ln>
                      <a:noFill/>
                    </a:ln>
                  </pic:spPr>
                </pic:pic>
              </a:graphicData>
            </a:graphic>
          </wp:inline>
        </w:drawing>
      </w: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135F54" w:rsidRPr="00135F54" w:rsidRDefault="00135F54" w:rsidP="00135F54">
      <w:pPr>
        <w:shd w:val="clear" w:color="auto" w:fill="FFFFFF"/>
        <w:spacing w:before="90" w:after="150" w:line="450" w:lineRule="atLeast"/>
        <w:jc w:val="both"/>
        <w:rPr>
          <w:rFonts w:ascii="Times New Roman" w:hAnsi="Times New Roman" w:cs="Times New Roman"/>
          <w:color w:val="303030"/>
          <w:sz w:val="24"/>
        </w:rPr>
      </w:pPr>
      <w:r w:rsidRPr="00135F54">
        <w:rPr>
          <w:rFonts w:ascii="Times New Roman" w:hAnsi="Times New Roman" w:cs="Times New Roman"/>
          <w:color w:val="303030"/>
          <w:sz w:val="24"/>
        </w:rPr>
        <w:t>This </w:t>
      </w:r>
      <w:r w:rsidRPr="00135F54">
        <w:rPr>
          <w:rStyle w:val="Strong"/>
          <w:rFonts w:ascii="Times New Roman" w:hAnsi="Times New Roman" w:cs="Times New Roman"/>
          <w:color w:val="303030"/>
          <w:sz w:val="24"/>
        </w:rPr>
        <w:t>L298N Motor Driver Module</w:t>
      </w:r>
      <w:r w:rsidRPr="00135F54">
        <w:rPr>
          <w:rFonts w:ascii="Times New Roman" w:hAnsi="Times New Roman" w:cs="Times New Roman"/>
          <w:color w:val="303030"/>
          <w:sz w:val="24"/>
        </w:rPr>
        <w:t> is a high power motor driver module for driving DC and Stepper Motors. This module consists of an L298 motor driver IC and a 78M05 5V regulator. </w:t>
      </w:r>
      <w:r w:rsidRPr="00135F54">
        <w:rPr>
          <w:rStyle w:val="Strong"/>
          <w:rFonts w:ascii="Times New Roman" w:hAnsi="Times New Roman" w:cs="Times New Roman"/>
          <w:color w:val="303030"/>
          <w:sz w:val="24"/>
        </w:rPr>
        <w:t>L298N Module</w:t>
      </w:r>
      <w:r w:rsidRPr="00135F54">
        <w:rPr>
          <w:rFonts w:ascii="Times New Roman" w:hAnsi="Times New Roman" w:cs="Times New Roman"/>
          <w:color w:val="303030"/>
          <w:sz w:val="24"/>
        </w:rPr>
        <w:t> can control up to 4 DC motors, or 2 DC motors with directional and speed control.</w:t>
      </w:r>
    </w:p>
    <w:p w:rsidR="00135F54" w:rsidRDefault="00135F54" w:rsidP="00135F54">
      <w:pPr>
        <w:shd w:val="clear" w:color="auto" w:fill="FFFFFF"/>
        <w:spacing w:before="90" w:after="150" w:line="450" w:lineRule="atLeast"/>
        <w:jc w:val="both"/>
        <w:rPr>
          <w:rFonts w:ascii="Segoe UI" w:hAnsi="Segoe UI" w:cs="Segoe UI"/>
          <w:color w:val="303030"/>
        </w:rPr>
      </w:pPr>
    </w:p>
    <w:p w:rsidR="00135F54" w:rsidRDefault="00135F54" w:rsidP="00135F54">
      <w:pPr>
        <w:shd w:val="clear" w:color="auto" w:fill="FFFFFF"/>
        <w:spacing w:before="90" w:after="150" w:line="450" w:lineRule="atLeast"/>
        <w:jc w:val="both"/>
        <w:rPr>
          <w:rFonts w:ascii="Segoe UI" w:hAnsi="Segoe UI" w:cs="Segoe UI"/>
          <w:color w:val="303030"/>
        </w:rPr>
      </w:pPr>
    </w:p>
    <w:p w:rsidR="00135F54" w:rsidRDefault="00135F54" w:rsidP="00135F54">
      <w:pPr>
        <w:shd w:val="clear" w:color="auto" w:fill="FFFFFF"/>
        <w:spacing w:before="90" w:after="150" w:line="450" w:lineRule="atLeast"/>
        <w:jc w:val="both"/>
        <w:rPr>
          <w:rFonts w:ascii="Segoe UI" w:hAnsi="Segoe UI" w:cs="Segoe UI"/>
          <w:color w:val="303030"/>
        </w:rPr>
      </w:pPr>
    </w:p>
    <w:p w:rsidR="00135F54" w:rsidRDefault="00135F54" w:rsidP="00135F54">
      <w:pPr>
        <w:shd w:val="clear" w:color="auto" w:fill="FFFFFF"/>
        <w:spacing w:before="90" w:after="150" w:line="450" w:lineRule="atLeast"/>
        <w:jc w:val="both"/>
        <w:rPr>
          <w:rFonts w:ascii="Segoe UI" w:hAnsi="Segoe UI" w:cs="Segoe UI"/>
          <w:color w:val="303030"/>
        </w:rPr>
      </w:pPr>
    </w:p>
    <w:p w:rsidR="00135F54" w:rsidRDefault="00135F54" w:rsidP="00135F54">
      <w:pPr>
        <w:shd w:val="clear" w:color="auto" w:fill="FFFFFF"/>
        <w:spacing w:before="90" w:after="150" w:line="450" w:lineRule="atLeast"/>
        <w:jc w:val="both"/>
        <w:rPr>
          <w:rFonts w:ascii="Segoe UI" w:hAnsi="Segoe UI" w:cs="Segoe UI"/>
          <w:color w:val="303030"/>
        </w:rPr>
      </w:pPr>
    </w:p>
    <w:p w:rsidR="00135F54" w:rsidRDefault="00135F54" w:rsidP="00135F54">
      <w:pPr>
        <w:shd w:val="clear" w:color="auto" w:fill="FFFFFF"/>
        <w:spacing w:before="90" w:after="150" w:line="450" w:lineRule="atLeast"/>
        <w:jc w:val="both"/>
        <w:rPr>
          <w:rFonts w:ascii="Segoe UI" w:hAnsi="Segoe UI" w:cs="Segoe UI"/>
          <w:color w:val="303030"/>
        </w:rPr>
      </w:pPr>
    </w:p>
    <w:p w:rsidR="00135F54" w:rsidRDefault="00135F54" w:rsidP="00135F54">
      <w:pPr>
        <w:pStyle w:val="NormalWeb"/>
        <w:shd w:val="clear" w:color="auto" w:fill="FFFFFF"/>
        <w:spacing w:before="90" w:beforeAutospacing="0" w:after="150" w:afterAutospacing="0" w:line="450" w:lineRule="atLeast"/>
        <w:jc w:val="both"/>
        <w:rPr>
          <w:rFonts w:ascii="Segoe UI" w:hAnsi="Segoe UI" w:cs="Segoe UI"/>
          <w:color w:val="303030"/>
        </w:rPr>
      </w:pPr>
      <w:r>
        <w:rPr>
          <w:rFonts w:ascii="Segoe UI" w:hAnsi="Segoe UI" w:cs="Segoe UI"/>
          <w:color w:val="303030"/>
        </w:rPr>
        <w:lastRenderedPageBreak/>
        <w:t> </w:t>
      </w:r>
    </w:p>
    <w:p w:rsidR="00135F54" w:rsidRPr="00135F54" w:rsidRDefault="00135F54" w:rsidP="00135F54">
      <w:pPr>
        <w:pStyle w:val="Heading3"/>
        <w:shd w:val="clear" w:color="auto" w:fill="FFFFFF"/>
        <w:spacing w:before="173" w:after="173" w:line="420" w:lineRule="atLeast"/>
        <w:rPr>
          <w:rFonts w:ascii="Times New Roman" w:hAnsi="Times New Roman" w:cs="Times New Roman"/>
          <w:b w:val="0"/>
          <w:bCs w:val="0"/>
          <w:color w:val="111111"/>
          <w:sz w:val="32"/>
        </w:rPr>
      </w:pPr>
      <w:r w:rsidRPr="00135F54">
        <w:rPr>
          <w:rStyle w:val="Strong"/>
          <w:rFonts w:ascii="Times New Roman" w:hAnsi="Times New Roman" w:cs="Times New Roman"/>
          <w:b/>
          <w:bCs/>
          <w:color w:val="111111"/>
          <w:sz w:val="32"/>
        </w:rPr>
        <w:t>L298N Module Pinout Configuration</w:t>
      </w:r>
    </w:p>
    <w:tbl>
      <w:tblPr>
        <w:tblW w:w="115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43"/>
        <w:gridCol w:w="9337"/>
      </w:tblGrid>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rStyle w:val="Strong"/>
                <w:color w:val="303030"/>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rStyle w:val="Strong"/>
                <w:color w:val="303030"/>
              </w:rPr>
              <w:t>Description</w:t>
            </w:r>
          </w:p>
        </w:tc>
      </w:tr>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IN1 &amp; IN2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Motor A input pins. Used to control the spinning direction of Motor A</w:t>
            </w:r>
          </w:p>
        </w:tc>
      </w:tr>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IN3 &amp; IN4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Motor B input pins. Used to control the spinning direction of Motor B</w:t>
            </w:r>
          </w:p>
        </w:tc>
      </w:tr>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ENA</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Enables PWM signal for Motor A</w:t>
            </w:r>
          </w:p>
        </w:tc>
      </w:tr>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ENB</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Enables PWM signal for Motor B</w:t>
            </w:r>
          </w:p>
        </w:tc>
      </w:tr>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OUT1 &amp; OUT2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Output pins of Motor A</w:t>
            </w:r>
          </w:p>
        </w:tc>
      </w:tr>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OUT3 &amp; OUT4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Output pins of Motor B</w:t>
            </w:r>
          </w:p>
        </w:tc>
      </w:tr>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12V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12V input from DC power Source</w:t>
            </w:r>
          </w:p>
        </w:tc>
      </w:tr>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5V</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Supplies power for the switching logic circuitry inside L298N IC</w:t>
            </w:r>
          </w:p>
        </w:tc>
      </w:tr>
      <w:tr w:rsidR="00135F54" w:rsidTr="00135F54">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GND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35F54" w:rsidRDefault="00135F54">
            <w:pPr>
              <w:spacing w:before="90" w:after="150" w:line="450" w:lineRule="atLeast"/>
              <w:jc w:val="both"/>
              <w:rPr>
                <w:color w:val="303030"/>
                <w:sz w:val="24"/>
                <w:szCs w:val="24"/>
              </w:rPr>
            </w:pPr>
            <w:r>
              <w:rPr>
                <w:color w:val="303030"/>
              </w:rPr>
              <w:t>Ground pin</w:t>
            </w:r>
          </w:p>
        </w:tc>
      </w:tr>
    </w:tbl>
    <w:p w:rsidR="00135F54" w:rsidRDefault="00135F54" w:rsidP="00135F54">
      <w:pPr>
        <w:shd w:val="clear" w:color="auto" w:fill="FFFFFF"/>
        <w:spacing w:before="90" w:after="150" w:line="450" w:lineRule="atLeast"/>
        <w:jc w:val="both"/>
        <w:rPr>
          <w:rFonts w:ascii="Segoe UI" w:hAnsi="Segoe UI" w:cs="Segoe UI"/>
          <w:color w:val="303030"/>
        </w:rPr>
      </w:pPr>
      <w:r>
        <w:rPr>
          <w:rFonts w:ascii="Segoe UI" w:hAnsi="Segoe UI" w:cs="Segoe UI"/>
          <w:color w:val="303030"/>
        </w:rPr>
        <w:t> </w:t>
      </w:r>
    </w:p>
    <w:p w:rsidR="00135F54" w:rsidRDefault="00135F54" w:rsidP="00135F54">
      <w:pPr>
        <w:pStyle w:val="Heading3"/>
        <w:shd w:val="clear" w:color="auto" w:fill="FFFFFF"/>
        <w:spacing w:before="173" w:after="173" w:line="420" w:lineRule="atLeast"/>
        <w:rPr>
          <w:rStyle w:val="Strong"/>
          <w:rFonts w:ascii="Segoe UI" w:hAnsi="Segoe UI" w:cs="Segoe UI"/>
          <w:b/>
          <w:bCs/>
          <w:color w:val="111111"/>
        </w:rPr>
      </w:pPr>
    </w:p>
    <w:p w:rsidR="00135F54" w:rsidRDefault="00135F54" w:rsidP="00135F54">
      <w:pPr>
        <w:pStyle w:val="Heading3"/>
        <w:shd w:val="clear" w:color="auto" w:fill="FFFFFF"/>
        <w:spacing w:before="173" w:after="173" w:line="420" w:lineRule="atLeast"/>
        <w:rPr>
          <w:rStyle w:val="Strong"/>
          <w:rFonts w:ascii="Segoe UI" w:hAnsi="Segoe UI" w:cs="Segoe UI"/>
          <w:b/>
          <w:bCs/>
          <w:color w:val="111111"/>
        </w:rPr>
      </w:pPr>
    </w:p>
    <w:p w:rsidR="00135F54" w:rsidRDefault="00135F54" w:rsidP="00135F54">
      <w:pPr>
        <w:pStyle w:val="Heading3"/>
        <w:shd w:val="clear" w:color="auto" w:fill="FFFFFF"/>
        <w:spacing w:before="173" w:after="173" w:line="420" w:lineRule="atLeast"/>
        <w:rPr>
          <w:rStyle w:val="Strong"/>
          <w:rFonts w:ascii="Segoe UI" w:hAnsi="Segoe UI" w:cs="Segoe UI"/>
          <w:b/>
          <w:bCs/>
          <w:color w:val="111111"/>
        </w:rPr>
      </w:pPr>
    </w:p>
    <w:p w:rsidR="00135F54" w:rsidRPr="00135F54" w:rsidRDefault="00135F54" w:rsidP="00135F54">
      <w:pPr>
        <w:pStyle w:val="Heading3"/>
        <w:shd w:val="clear" w:color="auto" w:fill="FFFFFF"/>
        <w:spacing w:before="173" w:after="173" w:line="420" w:lineRule="atLeast"/>
        <w:rPr>
          <w:rFonts w:ascii="Times New Roman" w:hAnsi="Times New Roman" w:cs="Times New Roman"/>
          <w:b w:val="0"/>
          <w:bCs w:val="0"/>
          <w:color w:val="111111"/>
          <w:sz w:val="32"/>
        </w:rPr>
      </w:pPr>
      <w:r w:rsidRPr="00135F54">
        <w:rPr>
          <w:rStyle w:val="Strong"/>
          <w:rFonts w:ascii="Times New Roman" w:hAnsi="Times New Roman" w:cs="Times New Roman"/>
          <w:b/>
          <w:bCs/>
          <w:color w:val="111111"/>
          <w:sz w:val="32"/>
        </w:rPr>
        <w:lastRenderedPageBreak/>
        <w:t>Features &amp; Specifications</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Driver Model: L298N 2A</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Driver Chip: Double H Bridge L298N</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Motor Supply Voltage (Maximum): 46V</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Motor Supply Current (Maximum): 2A</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Logic Voltage: 5V</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Driver Voltage: 5-35V</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Driver Current:2A</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Logical Current:0-36mA</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Maximum Power (W): 25W</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Current Sense for each motor</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Heatsink for better performance</w:t>
      </w:r>
    </w:p>
    <w:p w:rsidR="00135F54" w:rsidRPr="00135F54" w:rsidRDefault="00135F54" w:rsidP="00135F54">
      <w:pPr>
        <w:widowControl/>
        <w:numPr>
          <w:ilvl w:val="0"/>
          <w:numId w:val="11"/>
        </w:numPr>
        <w:shd w:val="clear" w:color="auto" w:fill="FFFFFF"/>
        <w:autoSpaceDE/>
        <w:autoSpaceDN/>
        <w:spacing w:before="100" w:beforeAutospacing="1" w:after="100" w:afterAutospacing="1"/>
        <w:ind w:left="270"/>
        <w:rPr>
          <w:rFonts w:ascii="Times New Roman" w:hAnsi="Times New Roman" w:cs="Times New Roman"/>
          <w:color w:val="303030"/>
          <w:sz w:val="24"/>
        </w:rPr>
      </w:pPr>
      <w:r w:rsidRPr="00135F54">
        <w:rPr>
          <w:rFonts w:ascii="Times New Roman" w:hAnsi="Times New Roman" w:cs="Times New Roman"/>
          <w:color w:val="303030"/>
          <w:sz w:val="24"/>
        </w:rPr>
        <w:t>Power-On LED indicator</w:t>
      </w:r>
    </w:p>
    <w:p w:rsidR="00135F54" w:rsidRDefault="00135F54" w:rsidP="00135F54">
      <w:pPr>
        <w:shd w:val="clear" w:color="auto" w:fill="FFFFFF"/>
        <w:spacing w:before="90" w:after="150" w:line="450" w:lineRule="atLeast"/>
        <w:jc w:val="both"/>
        <w:rPr>
          <w:rFonts w:ascii="Segoe UI" w:hAnsi="Segoe UI" w:cs="Segoe UI"/>
          <w:color w:val="303030"/>
        </w:rPr>
      </w:pPr>
      <w:r>
        <w:rPr>
          <w:rFonts w:ascii="Segoe UI" w:hAnsi="Segoe UI" w:cs="Segoe UI"/>
          <w:color w:val="303030"/>
        </w:rPr>
        <w:t> </w:t>
      </w:r>
    </w:p>
    <w:p w:rsidR="00135F54" w:rsidRPr="00135F54" w:rsidRDefault="00135F54" w:rsidP="00135F54">
      <w:pPr>
        <w:shd w:val="clear" w:color="auto" w:fill="FFFFFF"/>
        <w:spacing w:before="90" w:after="150" w:line="450" w:lineRule="atLeast"/>
        <w:jc w:val="both"/>
        <w:rPr>
          <w:rFonts w:ascii="Times New Roman" w:hAnsi="Times New Roman" w:cs="Times New Roman"/>
          <w:color w:val="303030"/>
          <w:sz w:val="24"/>
        </w:rPr>
      </w:pPr>
      <w:r w:rsidRPr="00135F54">
        <w:rPr>
          <w:rStyle w:val="Strong"/>
          <w:rFonts w:ascii="Times New Roman" w:hAnsi="Times New Roman" w:cs="Times New Roman"/>
          <w:color w:val="303030"/>
          <w:sz w:val="24"/>
        </w:rPr>
        <w:t>Alternate Driver Modules</w:t>
      </w:r>
      <w:r>
        <w:rPr>
          <w:rStyle w:val="Strong"/>
          <w:rFonts w:ascii="Segoe UI" w:hAnsi="Segoe UI" w:cs="Segoe UI"/>
          <w:color w:val="303030"/>
        </w:rPr>
        <w:t>: </w:t>
      </w:r>
      <w:hyperlink r:id="rId45" w:history="1">
        <w:r w:rsidRPr="00135F54">
          <w:rPr>
            <w:rStyle w:val="Hyperlink"/>
            <w:rFonts w:ascii="Times New Roman" w:hAnsi="Times New Roman" w:cs="Times New Roman"/>
            <w:color w:val="C62020"/>
            <w:sz w:val="24"/>
          </w:rPr>
          <w:t>TMC2209</w:t>
        </w:r>
      </w:hyperlink>
      <w:r w:rsidRPr="00135F54">
        <w:rPr>
          <w:rFonts w:ascii="Times New Roman" w:hAnsi="Times New Roman" w:cs="Times New Roman"/>
          <w:color w:val="303030"/>
          <w:sz w:val="24"/>
        </w:rPr>
        <w:t>, </w:t>
      </w:r>
      <w:hyperlink r:id="rId46" w:history="1">
        <w:r w:rsidRPr="00135F54">
          <w:rPr>
            <w:rStyle w:val="Hyperlink"/>
            <w:rFonts w:ascii="Times New Roman" w:hAnsi="Times New Roman" w:cs="Times New Roman"/>
            <w:color w:val="C62020"/>
            <w:sz w:val="24"/>
          </w:rPr>
          <w:t>DRV8825</w:t>
        </w:r>
      </w:hyperlink>
      <w:r w:rsidRPr="00135F54">
        <w:rPr>
          <w:rFonts w:ascii="Times New Roman" w:hAnsi="Times New Roman" w:cs="Times New Roman"/>
          <w:color w:val="303030"/>
          <w:sz w:val="24"/>
        </w:rPr>
        <w:t>, </w:t>
      </w:r>
      <w:hyperlink r:id="rId47" w:history="1">
        <w:r w:rsidRPr="00135F54">
          <w:rPr>
            <w:rStyle w:val="Hyperlink"/>
            <w:rFonts w:ascii="Times New Roman" w:hAnsi="Times New Roman" w:cs="Times New Roman"/>
            <w:color w:val="C62020"/>
            <w:sz w:val="24"/>
          </w:rPr>
          <w:t>A4988</w:t>
        </w:r>
      </w:hyperlink>
      <w:r w:rsidRPr="00135F54">
        <w:rPr>
          <w:rFonts w:ascii="Times New Roman" w:hAnsi="Times New Roman" w:cs="Times New Roman"/>
          <w:color w:val="303030"/>
          <w:sz w:val="24"/>
        </w:rPr>
        <w:t>, L9110S, DRV8711</w:t>
      </w:r>
    </w:p>
    <w:p w:rsidR="00135F54" w:rsidRPr="00135F54" w:rsidRDefault="00135F54" w:rsidP="00135F54">
      <w:pPr>
        <w:shd w:val="clear" w:color="auto" w:fill="FFFFFF"/>
        <w:spacing w:before="90" w:after="150" w:line="450" w:lineRule="atLeast"/>
        <w:jc w:val="both"/>
        <w:rPr>
          <w:rFonts w:ascii="Times New Roman" w:hAnsi="Times New Roman" w:cs="Times New Roman"/>
          <w:color w:val="303030"/>
          <w:sz w:val="24"/>
        </w:rPr>
      </w:pPr>
      <w:r w:rsidRPr="00135F54">
        <w:rPr>
          <w:rStyle w:val="Strong"/>
          <w:rFonts w:ascii="Times New Roman" w:hAnsi="Times New Roman" w:cs="Times New Roman"/>
          <w:color w:val="303030"/>
          <w:sz w:val="24"/>
        </w:rPr>
        <w:t>Related Components</w:t>
      </w:r>
      <w:r>
        <w:rPr>
          <w:rStyle w:val="Strong"/>
          <w:rFonts w:ascii="Segoe UI" w:hAnsi="Segoe UI" w:cs="Segoe UI"/>
          <w:color w:val="303030"/>
        </w:rPr>
        <w:t>: </w:t>
      </w:r>
      <w:r w:rsidRPr="00135F54">
        <w:rPr>
          <w:rFonts w:ascii="Times New Roman" w:hAnsi="Times New Roman" w:cs="Times New Roman"/>
          <w:color w:val="303030"/>
          <w:sz w:val="24"/>
        </w:rPr>
        <w:t>LM298 Motor Driver IC, 78M05 Voltage Regulator, </w:t>
      </w:r>
      <w:hyperlink r:id="rId48" w:history="1">
        <w:r w:rsidRPr="00135F54">
          <w:rPr>
            <w:rStyle w:val="Hyperlink"/>
            <w:rFonts w:ascii="Times New Roman" w:hAnsi="Times New Roman" w:cs="Times New Roman"/>
            <w:color w:val="C62020"/>
            <w:sz w:val="24"/>
          </w:rPr>
          <w:t>Capacitors</w:t>
        </w:r>
      </w:hyperlink>
      <w:r w:rsidRPr="00135F54">
        <w:rPr>
          <w:rFonts w:ascii="Times New Roman" w:hAnsi="Times New Roman" w:cs="Times New Roman"/>
          <w:color w:val="303030"/>
          <w:sz w:val="24"/>
        </w:rPr>
        <w:t>, </w:t>
      </w:r>
      <w:hyperlink r:id="rId49" w:history="1">
        <w:r w:rsidRPr="00135F54">
          <w:rPr>
            <w:rStyle w:val="Hyperlink"/>
            <w:rFonts w:ascii="Times New Roman" w:hAnsi="Times New Roman" w:cs="Times New Roman"/>
            <w:color w:val="C62020"/>
            <w:sz w:val="24"/>
          </w:rPr>
          <w:t>Resistors</w:t>
        </w:r>
      </w:hyperlink>
      <w:r w:rsidRPr="00135F54">
        <w:rPr>
          <w:rFonts w:ascii="Times New Roman" w:hAnsi="Times New Roman" w:cs="Times New Roman"/>
          <w:color w:val="303030"/>
          <w:sz w:val="24"/>
        </w:rPr>
        <w:t>, </w:t>
      </w:r>
      <w:hyperlink r:id="rId50" w:history="1">
        <w:r w:rsidRPr="00135F54">
          <w:rPr>
            <w:rStyle w:val="Hyperlink"/>
            <w:rFonts w:ascii="Times New Roman" w:hAnsi="Times New Roman" w:cs="Times New Roman"/>
            <w:color w:val="C62020"/>
            <w:sz w:val="24"/>
          </w:rPr>
          <w:t>Heat Sink</w:t>
        </w:r>
      </w:hyperlink>
    </w:p>
    <w:p w:rsidR="00135F54" w:rsidRDefault="00135F54" w:rsidP="00135F54">
      <w:pPr>
        <w:shd w:val="clear" w:color="auto" w:fill="FFFFFF"/>
        <w:spacing w:before="90" w:after="150" w:line="450" w:lineRule="atLeast"/>
        <w:jc w:val="both"/>
        <w:rPr>
          <w:rFonts w:ascii="Segoe UI" w:hAnsi="Segoe UI" w:cs="Segoe UI"/>
          <w:color w:val="303030"/>
        </w:rPr>
      </w:pPr>
      <w:r>
        <w:rPr>
          <w:rFonts w:ascii="Segoe UI" w:hAnsi="Segoe UI" w:cs="Segoe UI"/>
          <w:color w:val="303030"/>
        </w:rPr>
        <w:t> </w:t>
      </w:r>
    </w:p>
    <w:p w:rsidR="00135F54" w:rsidRPr="00135F54" w:rsidRDefault="00135F54" w:rsidP="00135F54">
      <w:pPr>
        <w:shd w:val="clear" w:color="auto" w:fill="FFFFFF"/>
        <w:spacing w:before="90" w:after="150" w:line="450" w:lineRule="atLeast"/>
        <w:jc w:val="both"/>
        <w:rPr>
          <w:rFonts w:ascii="Times New Roman" w:hAnsi="Times New Roman" w:cs="Times New Roman"/>
          <w:color w:val="303030"/>
          <w:sz w:val="24"/>
        </w:rPr>
      </w:pPr>
      <w:r w:rsidRPr="00135F54">
        <w:rPr>
          <w:rStyle w:val="Strong"/>
          <w:rFonts w:ascii="Times New Roman" w:hAnsi="Times New Roman" w:cs="Times New Roman"/>
          <w:color w:val="303030"/>
          <w:sz w:val="24"/>
        </w:rPr>
        <w:t>Note: </w:t>
      </w:r>
      <w:r w:rsidRPr="00135F54">
        <w:rPr>
          <w:rFonts w:ascii="Times New Roman" w:hAnsi="Times New Roman" w:cs="Times New Roman"/>
          <w:color w:val="303030"/>
          <w:sz w:val="24"/>
        </w:rPr>
        <w:t>Complete technical details can be found in the </w:t>
      </w:r>
      <w:r w:rsidRPr="00135F54">
        <w:rPr>
          <w:rStyle w:val="Strong"/>
          <w:rFonts w:ascii="Times New Roman" w:hAnsi="Times New Roman" w:cs="Times New Roman"/>
          <w:color w:val="303030"/>
          <w:sz w:val="24"/>
        </w:rPr>
        <w:t>L298N Datasheet </w:t>
      </w:r>
      <w:r w:rsidRPr="00135F54">
        <w:rPr>
          <w:rFonts w:ascii="Times New Roman" w:hAnsi="Times New Roman" w:cs="Times New Roman"/>
          <w:color w:val="303030"/>
          <w:sz w:val="24"/>
        </w:rPr>
        <w:t>linked at the bottom of this page.</w:t>
      </w:r>
    </w:p>
    <w:p w:rsidR="00135F54" w:rsidRDefault="00135F54" w:rsidP="00135F54">
      <w:pPr>
        <w:shd w:val="clear" w:color="auto" w:fill="FFFFFF"/>
        <w:spacing w:before="90" w:after="150" w:line="450" w:lineRule="atLeast"/>
        <w:jc w:val="both"/>
        <w:rPr>
          <w:rFonts w:ascii="Segoe UI" w:hAnsi="Segoe UI" w:cs="Segoe UI"/>
          <w:color w:val="303030"/>
        </w:rPr>
      </w:pPr>
      <w:r>
        <w:rPr>
          <w:rFonts w:ascii="Segoe UI" w:hAnsi="Segoe UI" w:cs="Segoe UI"/>
          <w:color w:val="303030"/>
        </w:rPr>
        <w:t> </w:t>
      </w:r>
    </w:p>
    <w:p w:rsidR="00135F54" w:rsidRPr="00135F54" w:rsidRDefault="00135F54" w:rsidP="00135F54">
      <w:pPr>
        <w:pStyle w:val="Heading3"/>
        <w:shd w:val="clear" w:color="auto" w:fill="FFFFFF"/>
        <w:spacing w:before="173" w:after="173" w:line="420" w:lineRule="atLeast"/>
        <w:rPr>
          <w:rFonts w:ascii="Times New Roman" w:hAnsi="Times New Roman" w:cs="Times New Roman"/>
          <w:b w:val="0"/>
          <w:bCs w:val="0"/>
          <w:color w:val="111111"/>
          <w:sz w:val="32"/>
        </w:rPr>
      </w:pPr>
      <w:r w:rsidRPr="00135F54">
        <w:rPr>
          <w:rStyle w:val="Strong"/>
          <w:rFonts w:ascii="Times New Roman" w:hAnsi="Times New Roman" w:cs="Times New Roman"/>
          <w:b/>
          <w:bCs/>
          <w:color w:val="111111"/>
          <w:sz w:val="32"/>
        </w:rPr>
        <w:t>Brief about L298N Module</w:t>
      </w:r>
    </w:p>
    <w:p w:rsidR="00135F54" w:rsidRPr="00135F54" w:rsidRDefault="00135F54" w:rsidP="00135F54">
      <w:pPr>
        <w:shd w:val="clear" w:color="auto" w:fill="FFFFFF"/>
        <w:spacing w:before="90" w:after="150" w:line="450" w:lineRule="atLeast"/>
        <w:jc w:val="both"/>
        <w:rPr>
          <w:rFonts w:ascii="Times New Roman" w:hAnsi="Times New Roman" w:cs="Times New Roman"/>
          <w:color w:val="303030"/>
          <w:sz w:val="24"/>
        </w:rPr>
      </w:pPr>
      <w:r w:rsidRPr="00135F54">
        <w:rPr>
          <w:rFonts w:ascii="Times New Roman" w:hAnsi="Times New Roman" w:cs="Times New Roman"/>
          <w:color w:val="303030"/>
          <w:sz w:val="24"/>
        </w:rPr>
        <w:t>The L298N Motor Driver module consists of an L298 Motor Driver IC, 78M05 Voltage Regulator, resistors, capacitor, Power LED, 5V jumper in an integrated circuit.</w:t>
      </w:r>
    </w:p>
    <w:p w:rsidR="00135F54" w:rsidRDefault="00135F54" w:rsidP="00135F54">
      <w:pPr>
        <w:pStyle w:val="NormalWeb"/>
        <w:shd w:val="clear" w:color="auto" w:fill="FFFFFF"/>
        <w:spacing w:before="90" w:beforeAutospacing="0" w:after="150" w:afterAutospacing="0" w:line="450" w:lineRule="atLeast"/>
        <w:jc w:val="center"/>
        <w:rPr>
          <w:rFonts w:ascii="Segoe UI" w:hAnsi="Segoe UI" w:cs="Segoe UI"/>
          <w:color w:val="303030"/>
        </w:rPr>
      </w:pPr>
      <w:r>
        <w:rPr>
          <w:rFonts w:ascii="Segoe UI" w:hAnsi="Segoe UI" w:cs="Segoe UI"/>
          <w:noProof/>
          <w:color w:val="303030"/>
          <w:lang w:val="en-US" w:eastAsia="en-US"/>
        </w:rPr>
        <w:lastRenderedPageBreak/>
        <w:drawing>
          <wp:inline distT="0" distB="0" distL="0" distR="0">
            <wp:extent cx="4761865" cy="3883660"/>
            <wp:effectExtent l="0" t="0" r="635" b="2540"/>
            <wp:docPr id="35" name="Picture 35" descr="L298N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298N Motor Driver Modu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1865" cy="3883660"/>
                    </a:xfrm>
                    <a:prstGeom prst="rect">
                      <a:avLst/>
                    </a:prstGeom>
                    <a:noFill/>
                    <a:ln>
                      <a:noFill/>
                    </a:ln>
                  </pic:spPr>
                </pic:pic>
              </a:graphicData>
            </a:graphic>
          </wp:inline>
        </w:drawing>
      </w:r>
    </w:p>
    <w:p w:rsidR="00135F54" w:rsidRPr="00135F54" w:rsidRDefault="00135F54" w:rsidP="00135F54">
      <w:pPr>
        <w:shd w:val="clear" w:color="auto" w:fill="FFFFFF"/>
        <w:spacing w:before="90" w:after="150" w:line="450" w:lineRule="atLeast"/>
        <w:jc w:val="both"/>
        <w:rPr>
          <w:rFonts w:ascii="Times New Roman" w:hAnsi="Times New Roman" w:cs="Times New Roman"/>
          <w:color w:val="303030"/>
          <w:sz w:val="24"/>
        </w:rPr>
      </w:pPr>
      <w:r w:rsidRPr="00135F54">
        <w:rPr>
          <w:rFonts w:ascii="Times New Roman" w:hAnsi="Times New Roman" w:cs="Times New Roman"/>
          <w:color w:val="303030"/>
          <w:sz w:val="24"/>
        </w:rPr>
        <w:t>78M05 Voltage regulator will be enabled only when the jumper is placed. When the power supply is less than or equal to 12V, then the internal circuitry will be powered by the voltage regulator and the 5V pin can be used as an output pin to power the microcontroller. The jumper should not be placed when the power supply is greater than 12V and separate 5V should be given through 5V terminal to power the internal circuitry.</w:t>
      </w:r>
    </w:p>
    <w:p w:rsidR="00135F54" w:rsidRPr="00135F54" w:rsidRDefault="00135F54" w:rsidP="00135F54">
      <w:pPr>
        <w:shd w:val="clear" w:color="auto" w:fill="FFFFFF"/>
        <w:spacing w:before="90" w:after="150" w:line="450" w:lineRule="atLeast"/>
        <w:jc w:val="both"/>
        <w:rPr>
          <w:rFonts w:ascii="Times New Roman" w:hAnsi="Times New Roman" w:cs="Times New Roman"/>
          <w:color w:val="303030"/>
          <w:sz w:val="24"/>
        </w:rPr>
      </w:pPr>
      <w:r w:rsidRPr="00135F54">
        <w:rPr>
          <w:rFonts w:ascii="Times New Roman" w:hAnsi="Times New Roman" w:cs="Times New Roman"/>
          <w:color w:val="303030"/>
          <w:sz w:val="24"/>
        </w:rPr>
        <w:t> </w:t>
      </w:r>
    </w:p>
    <w:p w:rsidR="00135F54" w:rsidRPr="00135F54" w:rsidRDefault="00135F54" w:rsidP="00135F54">
      <w:pPr>
        <w:shd w:val="clear" w:color="auto" w:fill="FFFFFF"/>
        <w:spacing w:before="90" w:after="150" w:line="450" w:lineRule="atLeast"/>
        <w:jc w:val="both"/>
        <w:rPr>
          <w:rFonts w:ascii="Times New Roman" w:hAnsi="Times New Roman" w:cs="Times New Roman"/>
          <w:color w:val="303030"/>
          <w:sz w:val="24"/>
        </w:rPr>
      </w:pPr>
      <w:r w:rsidRPr="00135F54">
        <w:rPr>
          <w:rFonts w:ascii="Times New Roman" w:hAnsi="Times New Roman" w:cs="Times New Roman"/>
          <w:color w:val="303030"/>
          <w:sz w:val="24"/>
        </w:rPr>
        <w:t>ENA &amp; ENB pins are speed control pins for Motor A and Motor B while IN1&amp; IN2 and IN3 &amp; IN4 are direction control pins for Motor A and Motor B.</w:t>
      </w:r>
    </w:p>
    <w:p w:rsidR="00135F54" w:rsidRPr="00135F54" w:rsidRDefault="00135F54" w:rsidP="00135F54">
      <w:pPr>
        <w:shd w:val="clear" w:color="auto" w:fill="FFFFFF"/>
        <w:spacing w:before="90" w:after="150" w:line="450" w:lineRule="atLeast"/>
        <w:jc w:val="both"/>
        <w:rPr>
          <w:rFonts w:ascii="Times New Roman" w:hAnsi="Times New Roman" w:cs="Times New Roman"/>
          <w:color w:val="303030"/>
          <w:sz w:val="24"/>
        </w:rPr>
      </w:pPr>
      <w:r w:rsidRPr="00135F54">
        <w:rPr>
          <w:rFonts w:ascii="Times New Roman" w:hAnsi="Times New Roman" w:cs="Times New Roman"/>
          <w:color w:val="303030"/>
          <w:sz w:val="24"/>
        </w:rPr>
        <w:t>Internal circuit diagram of L298N Motor Driver module is given below:</w:t>
      </w:r>
    </w:p>
    <w:p w:rsidR="00135F54" w:rsidRDefault="00135F54" w:rsidP="00135F54">
      <w:pPr>
        <w:shd w:val="clear" w:color="auto" w:fill="FFFFFF"/>
        <w:spacing w:before="90" w:after="150" w:line="450" w:lineRule="atLeast"/>
        <w:jc w:val="both"/>
        <w:rPr>
          <w:rFonts w:ascii="Segoe UI" w:hAnsi="Segoe UI" w:cs="Segoe UI"/>
          <w:color w:val="303030"/>
        </w:rPr>
      </w:pPr>
      <w:r>
        <w:rPr>
          <w:rFonts w:ascii="Segoe UI" w:hAnsi="Segoe UI" w:cs="Segoe UI"/>
          <w:noProof/>
          <w:color w:val="303030"/>
        </w:rPr>
        <w:lastRenderedPageBreak/>
        <w:drawing>
          <wp:inline distT="0" distB="0" distL="0" distR="0">
            <wp:extent cx="7143115" cy="4761865"/>
            <wp:effectExtent l="0" t="0" r="635" b="635"/>
            <wp:docPr id="34" name="Picture 34" descr="L298N Motor Driver modul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298N Motor Driver module Circuit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43115" cy="4761865"/>
                    </a:xfrm>
                    <a:prstGeom prst="rect">
                      <a:avLst/>
                    </a:prstGeom>
                    <a:noFill/>
                    <a:ln>
                      <a:noFill/>
                    </a:ln>
                  </pic:spPr>
                </pic:pic>
              </a:graphicData>
            </a:graphic>
          </wp:inline>
        </w:drawing>
      </w:r>
    </w:p>
    <w:p w:rsidR="00135F54" w:rsidRDefault="00135F54" w:rsidP="00135F54">
      <w:pPr>
        <w:shd w:val="clear" w:color="auto" w:fill="FFFFFF"/>
        <w:spacing w:before="90" w:after="150" w:line="450" w:lineRule="atLeast"/>
        <w:jc w:val="both"/>
        <w:rPr>
          <w:rFonts w:ascii="Segoe UI" w:hAnsi="Segoe UI" w:cs="Segoe UI"/>
          <w:color w:val="303030"/>
        </w:rPr>
      </w:pPr>
      <w:r>
        <w:rPr>
          <w:rFonts w:ascii="Segoe UI" w:hAnsi="Segoe UI" w:cs="Segoe UI"/>
          <w:color w:val="303030"/>
        </w:rPr>
        <w:t> </w:t>
      </w:r>
    </w:p>
    <w:p w:rsidR="00135F54" w:rsidRPr="00135F54" w:rsidRDefault="00135F54" w:rsidP="00135F54">
      <w:pPr>
        <w:pStyle w:val="Heading3"/>
        <w:shd w:val="clear" w:color="auto" w:fill="FFFFFF"/>
        <w:spacing w:before="173" w:after="173" w:line="420" w:lineRule="atLeast"/>
        <w:rPr>
          <w:ins w:id="5" w:author="Unknown"/>
          <w:rFonts w:ascii="Times New Roman" w:hAnsi="Times New Roman" w:cs="Times New Roman"/>
          <w:b w:val="0"/>
          <w:bCs w:val="0"/>
          <w:color w:val="111111"/>
          <w:sz w:val="32"/>
          <w:szCs w:val="24"/>
        </w:rPr>
      </w:pPr>
      <w:ins w:id="6" w:author="Unknown">
        <w:r w:rsidRPr="00135F54">
          <w:rPr>
            <w:rStyle w:val="Strong"/>
            <w:rFonts w:ascii="Times New Roman" w:hAnsi="Times New Roman" w:cs="Times New Roman"/>
            <w:b/>
            <w:bCs/>
            <w:color w:val="111111"/>
            <w:sz w:val="32"/>
            <w:szCs w:val="24"/>
          </w:rPr>
          <w:t>Applications</w:t>
        </w:r>
      </w:ins>
    </w:p>
    <w:p w:rsidR="00135F54" w:rsidRPr="00135F54" w:rsidRDefault="00135F54" w:rsidP="00135F54">
      <w:pPr>
        <w:widowControl/>
        <w:numPr>
          <w:ilvl w:val="0"/>
          <w:numId w:val="12"/>
        </w:numPr>
        <w:shd w:val="clear" w:color="auto" w:fill="FFFFFF"/>
        <w:autoSpaceDE/>
        <w:autoSpaceDN/>
        <w:spacing w:before="100" w:beforeAutospacing="1" w:after="100" w:afterAutospacing="1"/>
        <w:ind w:left="270"/>
        <w:rPr>
          <w:ins w:id="7" w:author="Unknown"/>
          <w:rFonts w:ascii="Times New Roman" w:hAnsi="Times New Roman" w:cs="Times New Roman"/>
          <w:color w:val="303030"/>
          <w:sz w:val="24"/>
          <w:szCs w:val="24"/>
        </w:rPr>
      </w:pPr>
      <w:ins w:id="8" w:author="Unknown">
        <w:r w:rsidRPr="00135F54">
          <w:rPr>
            <w:rFonts w:ascii="Times New Roman" w:hAnsi="Times New Roman" w:cs="Times New Roman"/>
            <w:color w:val="303030"/>
            <w:sz w:val="24"/>
            <w:szCs w:val="24"/>
          </w:rPr>
          <w:t>Drive DC motors.</w:t>
        </w:r>
      </w:ins>
    </w:p>
    <w:p w:rsidR="00135F54" w:rsidRPr="00135F54" w:rsidRDefault="00135F54" w:rsidP="00135F54">
      <w:pPr>
        <w:widowControl/>
        <w:numPr>
          <w:ilvl w:val="0"/>
          <w:numId w:val="12"/>
        </w:numPr>
        <w:shd w:val="clear" w:color="auto" w:fill="FFFFFF"/>
        <w:autoSpaceDE/>
        <w:autoSpaceDN/>
        <w:spacing w:before="100" w:beforeAutospacing="1" w:after="100" w:afterAutospacing="1"/>
        <w:ind w:left="270"/>
        <w:rPr>
          <w:ins w:id="9" w:author="Unknown"/>
          <w:rFonts w:ascii="Times New Roman" w:hAnsi="Times New Roman" w:cs="Times New Roman"/>
          <w:color w:val="303030"/>
          <w:sz w:val="24"/>
          <w:szCs w:val="24"/>
        </w:rPr>
      </w:pPr>
      <w:ins w:id="10" w:author="Unknown">
        <w:r w:rsidRPr="00135F54">
          <w:rPr>
            <w:rFonts w:ascii="Times New Roman" w:hAnsi="Times New Roman" w:cs="Times New Roman"/>
            <w:color w:val="303030"/>
            <w:sz w:val="24"/>
            <w:szCs w:val="24"/>
          </w:rPr>
          <w:t>Drive stepping motors</w:t>
        </w:r>
      </w:ins>
    </w:p>
    <w:p w:rsidR="00135F54" w:rsidRPr="00135F54" w:rsidRDefault="00135F54" w:rsidP="00135F54">
      <w:pPr>
        <w:widowControl/>
        <w:numPr>
          <w:ilvl w:val="0"/>
          <w:numId w:val="12"/>
        </w:numPr>
        <w:shd w:val="clear" w:color="auto" w:fill="FFFFFF"/>
        <w:autoSpaceDE/>
        <w:autoSpaceDN/>
        <w:spacing w:before="100" w:beforeAutospacing="1" w:after="100" w:afterAutospacing="1"/>
        <w:ind w:left="270"/>
        <w:rPr>
          <w:ins w:id="11" w:author="Unknown"/>
          <w:rFonts w:ascii="Times New Roman" w:hAnsi="Times New Roman" w:cs="Times New Roman"/>
          <w:color w:val="303030"/>
          <w:sz w:val="24"/>
          <w:szCs w:val="24"/>
        </w:rPr>
      </w:pPr>
      <w:ins w:id="12" w:author="Unknown">
        <w:r w:rsidRPr="00135F54">
          <w:rPr>
            <w:rFonts w:ascii="Times New Roman" w:hAnsi="Times New Roman" w:cs="Times New Roman"/>
            <w:color w:val="303030"/>
            <w:sz w:val="24"/>
            <w:szCs w:val="24"/>
          </w:rPr>
          <w:t>In Robotics</w:t>
        </w:r>
      </w:ins>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BC38DB" w:rsidRPr="003360D8" w:rsidRDefault="00BC38DB">
      <w:pPr>
        <w:pStyle w:val="BodyText"/>
        <w:rPr>
          <w:rFonts w:ascii="Times New Roman" w:hAnsi="Times New Roman" w:cs="Times New Roman"/>
          <w:sz w:val="24"/>
          <w:szCs w:val="24"/>
        </w:rPr>
      </w:pPr>
    </w:p>
    <w:p w:rsidR="00135F54" w:rsidRDefault="00135F54">
      <w:pPr>
        <w:pStyle w:val="BodyText"/>
        <w:rPr>
          <w:rFonts w:ascii="Times New Roman" w:hAnsi="Times New Roman" w:cs="Times New Roman"/>
          <w:sz w:val="24"/>
          <w:szCs w:val="24"/>
        </w:rPr>
      </w:pPr>
    </w:p>
    <w:p w:rsidR="00135F54" w:rsidRDefault="00135F54" w:rsidP="00C4645F">
      <w:pPr>
        <w:pStyle w:val="Heading1"/>
      </w:pPr>
      <w:r w:rsidRPr="00C4645F">
        <w:lastRenderedPageBreak/>
        <w:t>Lithium-ion Battery</w:t>
      </w:r>
    </w:p>
    <w:p w:rsidR="00C4645F" w:rsidRPr="00C4645F" w:rsidRDefault="00C4645F" w:rsidP="00C4645F">
      <w:pPr>
        <w:pStyle w:val="Heading1"/>
        <w:shd w:val="clear" w:color="auto" w:fill="FFFFFF"/>
        <w:ind w:left="0"/>
        <w:textAlignment w:val="baseline"/>
        <w:rPr>
          <w:rFonts w:ascii="Times New Roman" w:hAnsi="Times New Roman" w:cs="Times New Roman"/>
          <w:sz w:val="24"/>
          <w:szCs w:val="24"/>
        </w:rPr>
      </w:pPr>
      <w:r w:rsidRPr="00C4645F">
        <w:rPr>
          <w:rFonts w:ascii="Times New Roman" w:hAnsi="Times New Roman" w:cs="Times New Roman"/>
        </w:rPr>
        <w:t>(</w:t>
      </w:r>
      <w:r w:rsidRPr="00C4645F">
        <w:rPr>
          <w:rFonts w:ascii="Times New Roman" w:hAnsi="Times New Roman" w:cs="Times New Roman"/>
          <w:sz w:val="24"/>
          <w:szCs w:val="24"/>
        </w:rPr>
        <w:t>11.1V 4000MAH LITHIUM-ION RECHARGEABLE BATTERY PACK)</w:t>
      </w:r>
    </w:p>
    <w:p w:rsidR="00C4645F" w:rsidRDefault="00C4645F" w:rsidP="00C4645F">
      <w:pPr>
        <w:pStyle w:val="BodyText"/>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r w:rsidRPr="00C4645F">
        <w:rPr>
          <w:rFonts w:ascii="Times New Roman" w:hAnsi="Times New Roman" w:cs="Times New Roman"/>
          <w:sz w:val="24"/>
          <w:shd w:val="clear" w:color="auto" w:fill="FFFFFF"/>
        </w:rPr>
        <w:t>Battery: 18650 12.6v Battery pack Capacity: As per selection Battery Type: Rechargeable Li-on battery. Input Voltage: 12.6 V Output voltage: 11.1 - 12.6v DC Output Current: About 1-3A Product's life: charge and discharge circulation over 1000 Basic Information - Cell count: 3 - Cell type: 18650 - Configuration: 3 sets in series 1 sets in parallel(3S1P) Built-in BMS protection,With overcharge, over discharge, short circuit protection - Pack: Brick,Blue PVC - Width: 20mm - Height: 68mm - Length: 55mm * Manual measurement, there will be deviations. Energy - Nominal Voltage: 11.1V - Output Voltage Range: 11.1v - 12.6 by test conditions (eg, temperature, wire loss, test equipment, test parameters, etc.), please perform multiple tests and take the average of the results to reduce the deviation. At a temperature of 25 ° C, the deviation between the pure resistance discharge test result and the nominal data is controlled within ±10%, which is normal. Charging - Charge mode: CC CV - Use a S Lithium-ion battery dedicated charger to charge up to 8.4v - Charge current 2A max Discharge - Continuous discharge current 5A - Instantaneous discharge current 7A</w:t>
      </w:r>
      <w:r>
        <w:rPr>
          <w:rFonts w:ascii="Times New Roman" w:hAnsi="Times New Roman" w:cs="Times New Roman"/>
          <w:sz w:val="24"/>
          <w:shd w:val="clear" w:color="auto" w:fill="FFFFFF"/>
        </w:rPr>
        <w:t>.</w:t>
      </w:r>
    </w:p>
    <w:p w:rsidR="00C4645F" w:rsidRDefault="00C4645F" w:rsidP="00C4645F">
      <w:pPr>
        <w:pStyle w:val="Heading1"/>
        <w:shd w:val="clear" w:color="auto" w:fill="FFFFFF"/>
        <w:rPr>
          <w:rFonts w:ascii="Arial" w:hAnsi="Arial" w:cs="Arial"/>
          <w:b w:val="0"/>
          <w:bCs w:val="0"/>
          <w:color w:val="0F1111"/>
        </w:rPr>
      </w:pPr>
    </w:p>
    <w:p w:rsidR="00C4645F" w:rsidRDefault="00C4645F" w:rsidP="00C4645F">
      <w:pPr>
        <w:pStyle w:val="Heading1"/>
        <w:shd w:val="clear" w:color="auto" w:fill="FFFFFF"/>
        <w:rPr>
          <w:rFonts w:ascii="Arial" w:hAnsi="Arial" w:cs="Arial"/>
          <w:b w:val="0"/>
          <w:bCs w:val="0"/>
          <w:color w:val="0F1111"/>
        </w:rPr>
      </w:pPr>
      <w:r>
        <w:rPr>
          <w:rFonts w:ascii="Arial" w:hAnsi="Arial" w:cs="Arial"/>
          <w:b w:val="0"/>
          <w:bCs w:val="0"/>
          <w:color w:val="0F1111"/>
        </w:rPr>
        <w:t>Technical Details</w:t>
      </w:r>
    </w:p>
    <w:tbl>
      <w:tblPr>
        <w:tblW w:w="8471" w:type="dxa"/>
        <w:tblBorders>
          <w:bottom w:val="single" w:sz="6" w:space="0" w:color="E7E7E7"/>
        </w:tblBorders>
        <w:tblCellMar>
          <w:left w:w="0" w:type="dxa"/>
          <w:right w:w="0" w:type="dxa"/>
        </w:tblCellMar>
        <w:tblLook w:val="04A0" w:firstRow="1" w:lastRow="0" w:firstColumn="1" w:lastColumn="0" w:noHBand="0" w:noVBand="1"/>
      </w:tblPr>
      <w:tblGrid>
        <w:gridCol w:w="4236"/>
        <w:gridCol w:w="4235"/>
      </w:tblGrid>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Brand</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MAENT</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Manufacturer</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M. A. Enterprises</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Product Dimensions</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6.8 x 5.5 x 2 cm; 160 Grams</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Batteries</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1 Lithium ion batteries required. (included)</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Compatible Devices</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Dvd Player, Camera, GPS</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Voltage</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12 Volts</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Batteries Included</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Yes</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Batteries Required</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Yes</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lastRenderedPageBreak/>
              <w:t>Battery Capacity</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2000 Milliamp Hours</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Battery Cell Composition</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Lithium Ion</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Manufacturer</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M. A. Enterprises</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Country of Origin</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India</w:t>
            </w:r>
          </w:p>
        </w:tc>
      </w:tr>
      <w:tr w:rsidR="00C4645F" w:rsidTr="00C4645F">
        <w:tc>
          <w:tcPr>
            <w:tcW w:w="4236" w:type="dxa"/>
            <w:tcBorders>
              <w:top w:val="single" w:sz="6" w:space="0" w:color="E7E7E7"/>
            </w:tcBorders>
            <w:shd w:val="clear" w:color="auto" w:fill="F3F3F3"/>
            <w:tcMar>
              <w:top w:w="105" w:type="dxa"/>
              <w:left w:w="210" w:type="dxa"/>
              <w:bottom w:w="90" w:type="dxa"/>
              <w:right w:w="210" w:type="dxa"/>
            </w:tcMar>
            <w:hideMark/>
          </w:tcPr>
          <w:p w:rsidR="00C4645F" w:rsidRDefault="00C4645F">
            <w:pPr>
              <w:spacing w:after="330"/>
              <w:rPr>
                <w:color w:val="0F1111"/>
                <w:sz w:val="24"/>
                <w:szCs w:val="24"/>
              </w:rPr>
            </w:pPr>
            <w:r>
              <w:rPr>
                <w:color w:val="0F1111"/>
              </w:rPr>
              <w:t>Item Weight</w:t>
            </w:r>
          </w:p>
        </w:tc>
        <w:tc>
          <w:tcPr>
            <w:tcW w:w="0" w:type="auto"/>
            <w:tcBorders>
              <w:top w:val="single" w:sz="6" w:space="0" w:color="E7E7E7"/>
            </w:tcBorders>
            <w:tcMar>
              <w:top w:w="105" w:type="dxa"/>
              <w:left w:w="210" w:type="dxa"/>
              <w:bottom w:w="90" w:type="dxa"/>
              <w:right w:w="210" w:type="dxa"/>
            </w:tcMar>
            <w:hideMark/>
          </w:tcPr>
          <w:p w:rsidR="00C4645F" w:rsidRDefault="00C4645F">
            <w:pPr>
              <w:spacing w:after="330"/>
              <w:rPr>
                <w:color w:val="333333"/>
                <w:sz w:val="24"/>
                <w:szCs w:val="24"/>
              </w:rPr>
            </w:pPr>
            <w:r>
              <w:rPr>
                <w:rFonts w:ascii="Times New Roman" w:hAnsi="Times New Roman" w:cs="Times New Roman"/>
                <w:color w:val="333333"/>
              </w:rPr>
              <w:t>‎</w:t>
            </w:r>
            <w:r>
              <w:rPr>
                <w:color w:val="333333"/>
              </w:rPr>
              <w:t>160 g</w:t>
            </w:r>
          </w:p>
        </w:tc>
      </w:tr>
    </w:tbl>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Pr="00C4645F" w:rsidRDefault="00C4645F" w:rsidP="00C4645F">
      <w:pPr>
        <w:pStyle w:val="Heading2"/>
        <w:shd w:val="clear" w:color="auto" w:fill="FFFFFF"/>
        <w:textAlignment w:val="baseline"/>
        <w:rPr>
          <w:rFonts w:ascii="Times New Roman" w:hAnsi="Times New Roman" w:cs="Times New Roman"/>
          <w:color w:val="0F0F0F"/>
          <w:szCs w:val="24"/>
        </w:rPr>
      </w:pPr>
      <w:r w:rsidRPr="00C4645F">
        <w:rPr>
          <w:rStyle w:val="Strong"/>
          <w:rFonts w:ascii="Times New Roman" w:hAnsi="Times New Roman" w:cs="Times New Roman"/>
          <w:b/>
          <w:bCs/>
          <w:color w:val="0F0F0F"/>
          <w:szCs w:val="24"/>
          <w:bdr w:val="none" w:sz="0" w:space="0" w:color="auto" w:frame="1"/>
        </w:rPr>
        <w:t>Li-Ion battery Features:</w:t>
      </w:r>
    </w:p>
    <w:p w:rsidR="00C4645F" w:rsidRPr="00C4645F" w:rsidRDefault="00C4645F" w:rsidP="00C4645F">
      <w:pPr>
        <w:pStyle w:val="Heading1"/>
        <w:jc w:val="left"/>
      </w:pPr>
      <w:r w:rsidRPr="00C4645F">
        <w:rPr>
          <w:rStyle w:val="Strong"/>
          <w:rFonts w:ascii="Times New Roman" w:hAnsi="Times New Roman" w:cs="Times New Roman"/>
          <w:color w:val="0F0F0F"/>
          <w:sz w:val="24"/>
          <w:szCs w:val="24"/>
          <w:bdr w:val="none" w:sz="0" w:space="0" w:color="auto" w:frame="1"/>
        </w:rPr>
        <w:t>Very Small in size and weight compared to Ni-Cd, Ni-MH, and Lead Acid Batteries</w:t>
      </w:r>
    </w:p>
    <w:p w:rsidR="00C4645F" w:rsidRPr="00C4645F" w:rsidRDefault="00C4645F" w:rsidP="00C4645F">
      <w:pPr>
        <w:pStyle w:val="Heading1"/>
        <w:jc w:val="left"/>
      </w:pPr>
      <w:r w:rsidRPr="00C4645F">
        <w:rPr>
          <w:rStyle w:val="Strong"/>
          <w:rFonts w:ascii="Times New Roman" w:hAnsi="Times New Roman" w:cs="Times New Roman"/>
          <w:color w:val="0F0F0F"/>
          <w:sz w:val="24"/>
          <w:szCs w:val="24"/>
          <w:bdr w:val="none" w:sz="0" w:space="0" w:color="auto" w:frame="1"/>
        </w:rPr>
        <w:t>Discharge current up to 8.8A</w:t>
      </w:r>
    </w:p>
    <w:p w:rsidR="00C4645F" w:rsidRPr="00C4645F" w:rsidRDefault="00C4645F" w:rsidP="00C4645F">
      <w:pPr>
        <w:pStyle w:val="Heading1"/>
        <w:jc w:val="left"/>
      </w:pPr>
      <w:r w:rsidRPr="00C4645F">
        <w:rPr>
          <w:rStyle w:val="Strong"/>
          <w:rFonts w:ascii="Times New Roman" w:hAnsi="Times New Roman" w:cs="Times New Roman"/>
          <w:color w:val="0F0F0F"/>
          <w:sz w:val="24"/>
          <w:szCs w:val="24"/>
          <w:bdr w:val="none" w:sz="0" w:space="0" w:color="auto" w:frame="1"/>
        </w:rPr>
        <w:t>Full Charge in 40 to 90 minutes depending upon the special charger</w:t>
      </w:r>
    </w:p>
    <w:p w:rsidR="00C4645F" w:rsidRPr="00C4645F" w:rsidRDefault="00C4645F" w:rsidP="00C4645F">
      <w:pPr>
        <w:pStyle w:val="Heading1"/>
        <w:jc w:val="left"/>
      </w:pPr>
      <w:r w:rsidRPr="00C4645F">
        <w:rPr>
          <w:rStyle w:val="Strong"/>
          <w:rFonts w:ascii="Times New Roman" w:hAnsi="Times New Roman" w:cs="Times New Roman"/>
          <w:color w:val="0F0F0F"/>
          <w:sz w:val="24"/>
          <w:szCs w:val="24"/>
          <w:bdr w:val="none" w:sz="0" w:space="0" w:color="auto" w:frame="1"/>
        </w:rPr>
        <w:t>Long life with full capacity for upto 1000 charge cycles</w:t>
      </w:r>
    </w:p>
    <w:p w:rsidR="00C4645F" w:rsidRPr="00C4645F" w:rsidRDefault="00C4645F" w:rsidP="00C4645F">
      <w:pPr>
        <w:pStyle w:val="Heading1"/>
        <w:jc w:val="left"/>
      </w:pPr>
      <w:r w:rsidRPr="00C4645F">
        <w:rPr>
          <w:rStyle w:val="Strong"/>
          <w:rFonts w:ascii="Times New Roman" w:hAnsi="Times New Roman" w:cs="Times New Roman"/>
          <w:color w:val="0F0F0F"/>
          <w:sz w:val="24"/>
          <w:szCs w:val="24"/>
          <w:bdr w:val="none" w:sz="0" w:space="0" w:color="auto" w:frame="1"/>
        </w:rPr>
        <w:t>Low maintenance</w:t>
      </w:r>
    </w:p>
    <w:p w:rsidR="00C4645F" w:rsidRPr="00C4645F" w:rsidRDefault="00C4645F" w:rsidP="00C4645F">
      <w:pPr>
        <w:pStyle w:val="Heading1"/>
        <w:jc w:val="left"/>
      </w:pPr>
      <w:r w:rsidRPr="00C4645F">
        <w:rPr>
          <w:rStyle w:val="Strong"/>
          <w:rFonts w:ascii="Times New Roman" w:hAnsi="Times New Roman" w:cs="Times New Roman"/>
          <w:color w:val="0F0F0F"/>
          <w:sz w:val="24"/>
          <w:szCs w:val="24"/>
          <w:bdr w:val="none" w:sz="0" w:space="0" w:color="auto" w:frame="1"/>
        </w:rPr>
        <w:t>Dimensions : 65 x 55 x 38 mm</w:t>
      </w:r>
    </w:p>
    <w:p w:rsidR="00C4645F" w:rsidRPr="00C4645F" w:rsidRDefault="00C4645F" w:rsidP="00C4645F">
      <w:pPr>
        <w:pStyle w:val="Heading1"/>
        <w:jc w:val="left"/>
      </w:pPr>
      <w:r w:rsidRPr="00C4645F">
        <w:rPr>
          <w:rStyle w:val="Strong"/>
          <w:rFonts w:ascii="Times New Roman" w:hAnsi="Times New Roman" w:cs="Times New Roman"/>
          <w:color w:val="0F0F0F"/>
          <w:sz w:val="24"/>
          <w:szCs w:val="24"/>
          <w:bdr w:val="none" w:sz="0" w:space="0" w:color="auto" w:frame="1"/>
        </w:rPr>
        <w:t>11.1V 4000MAH</w:t>
      </w: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C4645F" w:rsidP="00C4645F">
      <w:pPr>
        <w:pStyle w:val="BodyText"/>
        <w:ind w:firstLine="720"/>
        <w:rPr>
          <w:rFonts w:ascii="Times New Roman" w:hAnsi="Times New Roman" w:cs="Times New Roman"/>
          <w:sz w:val="24"/>
          <w:shd w:val="clear" w:color="auto" w:fill="FFFFFF"/>
        </w:rPr>
      </w:pPr>
    </w:p>
    <w:p w:rsidR="00C4645F" w:rsidRDefault="007676EC" w:rsidP="00C4645F">
      <w:pPr>
        <w:pStyle w:val="BodyText"/>
        <w:ind w:firstLine="720"/>
        <w:rPr>
          <w:rFonts w:ascii="Times New Roman" w:hAnsi="Times New Roman" w:cs="Times New Roman"/>
          <w:sz w:val="24"/>
          <w:shd w:val="clear" w:color="auto" w:fill="FFFFFF"/>
        </w:rPr>
      </w:pPr>
      <w:r>
        <w:rPr>
          <w:rFonts w:ascii="Times New Roman" w:hAnsi="Times New Roman" w:cs="Times New Roman"/>
          <w:sz w:val="24"/>
          <w:shd w:val="clear" w:color="auto" w:fill="FFFFFF"/>
        </w:rPr>
        <w:lastRenderedPageBreak/>
        <w:t>CHARGING &amp;</w:t>
      </w:r>
      <w:r w:rsidR="00C4645F">
        <w:rPr>
          <w:rFonts w:ascii="Times New Roman" w:hAnsi="Times New Roman" w:cs="Times New Roman"/>
          <w:sz w:val="24"/>
          <w:shd w:val="clear" w:color="auto" w:fill="FFFFFF"/>
        </w:rPr>
        <w:t xml:space="preserve"> DISCHARGING </w:t>
      </w:r>
      <w:r>
        <w:rPr>
          <w:rFonts w:ascii="Times New Roman" w:hAnsi="Times New Roman" w:cs="Times New Roman"/>
          <w:sz w:val="24"/>
          <w:shd w:val="clear" w:color="auto" w:fill="FFFFFF"/>
        </w:rPr>
        <w:t xml:space="preserve">RATIO: </w:t>
      </w:r>
    </w:p>
    <w:p w:rsidR="007676EC" w:rsidRDefault="007676EC" w:rsidP="00C4645F">
      <w:pPr>
        <w:pStyle w:val="BodyText"/>
        <w:ind w:firstLine="720"/>
        <w:rPr>
          <w:rFonts w:ascii="Times New Roman" w:hAnsi="Times New Roman" w:cs="Times New Roman"/>
          <w:sz w:val="24"/>
          <w:shd w:val="clear" w:color="auto" w:fill="FFFFFF"/>
        </w:rPr>
      </w:pPr>
    </w:p>
    <w:p w:rsidR="00BE3D92" w:rsidRDefault="00B62713" w:rsidP="00C4645F">
      <w:pPr>
        <w:pStyle w:val="BodyText"/>
        <w:spacing w:before="6"/>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35pt;height:387.1pt">
            <v:imagedata r:id="rId53" o:title="2022-05-24" croptop="18095f" cropbottom="6822f" cropleft="26883f" cropright="10687f"/>
          </v:shape>
        </w:pict>
      </w: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P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7676EC" w:rsidP="007676EC">
      <w:pPr>
        <w:pStyle w:val="Heading1"/>
      </w:pPr>
      <w:r w:rsidRPr="007676EC">
        <w:lastRenderedPageBreak/>
        <w:t>BO MOTOR WHEEL</w:t>
      </w:r>
    </w:p>
    <w:p w:rsidR="00C4645F" w:rsidRDefault="00C4645F">
      <w:pPr>
        <w:pStyle w:val="BodyText"/>
        <w:spacing w:before="6"/>
        <w:rPr>
          <w:rFonts w:ascii="Times New Roman" w:hAnsi="Times New Roman" w:cs="Times New Roman"/>
          <w:sz w:val="24"/>
          <w:szCs w:val="24"/>
        </w:rPr>
      </w:pPr>
    </w:p>
    <w:p w:rsidR="00C4645F" w:rsidRDefault="007676EC" w:rsidP="007676EC">
      <w:pPr>
        <w:pStyle w:val="BodyText"/>
        <w:spacing w:before="6"/>
        <w:jc w:val="center"/>
        <w:rPr>
          <w:rFonts w:ascii="Times New Roman" w:hAnsi="Times New Roman" w:cs="Times New Roman"/>
          <w:sz w:val="24"/>
          <w:szCs w:val="24"/>
        </w:rPr>
      </w:pPr>
      <w:r>
        <w:rPr>
          <w:noProof/>
        </w:rPr>
        <w:drawing>
          <wp:inline distT="0" distB="0" distL="0" distR="0">
            <wp:extent cx="5613148" cy="4211733"/>
            <wp:effectExtent l="0" t="0" r="6985" b="0"/>
            <wp:docPr id="36" name="Picture 36" descr="BO Motor's Wheel (2 Pcs)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O Motor's Wheel (2 Pcs) : Amazon.in: Industrial &amp; Scientific"/>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7232" cy="4214798"/>
                    </a:xfrm>
                    <a:prstGeom prst="rect">
                      <a:avLst/>
                    </a:prstGeom>
                    <a:noFill/>
                    <a:ln>
                      <a:noFill/>
                    </a:ln>
                  </pic:spPr>
                </pic:pic>
              </a:graphicData>
            </a:graphic>
          </wp:inline>
        </w:drawing>
      </w: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7676EC" w:rsidRPr="007676EC" w:rsidRDefault="007676EC" w:rsidP="007676EC">
      <w:pPr>
        <w:pStyle w:val="BodyText"/>
        <w:rPr>
          <w:sz w:val="32"/>
        </w:rPr>
      </w:pPr>
      <w:r w:rsidRPr="007676EC">
        <w:rPr>
          <w:sz w:val="32"/>
        </w:rPr>
        <w:t>Description</w:t>
      </w:r>
    </w:p>
    <w:p w:rsidR="007676EC" w:rsidRDefault="007676EC" w:rsidP="007676EC">
      <w:pPr>
        <w:pStyle w:val="BodyText"/>
        <w:rPr>
          <w:sz w:val="42"/>
        </w:rPr>
      </w:pPr>
      <w:r w:rsidRPr="007676EC">
        <w:t>70mm x 8mm Wheel for BO Motor Tyre with Grip</w:t>
      </w:r>
    </w:p>
    <w:p w:rsidR="007676EC" w:rsidRPr="007676EC" w:rsidRDefault="007676EC" w:rsidP="007676EC">
      <w:pPr>
        <w:pStyle w:val="NormalWeb"/>
        <w:spacing w:before="0" w:beforeAutospacing="0" w:after="168" w:afterAutospacing="0"/>
        <w:rPr>
          <w:color w:val="212529"/>
          <w:szCs w:val="23"/>
        </w:rPr>
      </w:pPr>
      <w:r w:rsidRPr="007676EC">
        <w:rPr>
          <w:color w:val="212529"/>
          <w:szCs w:val="23"/>
        </w:rPr>
        <w:t>BO Wheel 7cm Dia. x 1cm (approx.) for your BO motor, easy to mount, durable, and cheap. These wheels have a hole that accommodates the BO shaft, making it very easy to mount. </w:t>
      </w:r>
    </w:p>
    <w:p w:rsidR="007676EC" w:rsidRPr="007676EC" w:rsidRDefault="007676EC" w:rsidP="007676EC">
      <w:pPr>
        <w:widowControl/>
        <w:numPr>
          <w:ilvl w:val="0"/>
          <w:numId w:val="14"/>
        </w:numPr>
        <w:autoSpaceDE/>
        <w:autoSpaceDN/>
        <w:spacing w:before="100" w:beforeAutospacing="1" w:after="75"/>
        <w:ind w:left="270"/>
        <w:rPr>
          <w:rFonts w:ascii="Times New Roman" w:hAnsi="Times New Roman" w:cs="Times New Roman"/>
          <w:color w:val="212529"/>
          <w:sz w:val="24"/>
          <w:szCs w:val="23"/>
        </w:rPr>
      </w:pPr>
      <w:r w:rsidRPr="007676EC">
        <w:rPr>
          <w:rFonts w:ascii="Times New Roman" w:hAnsi="Times New Roman" w:cs="Times New Roman"/>
          <w:color w:val="212529"/>
          <w:sz w:val="24"/>
          <w:szCs w:val="23"/>
        </w:rPr>
        <w:t>Shaft Diameter: 6 mm.</w:t>
      </w:r>
    </w:p>
    <w:p w:rsidR="007676EC" w:rsidRPr="007676EC" w:rsidRDefault="007676EC" w:rsidP="007676EC">
      <w:pPr>
        <w:widowControl/>
        <w:numPr>
          <w:ilvl w:val="0"/>
          <w:numId w:val="14"/>
        </w:numPr>
        <w:autoSpaceDE/>
        <w:autoSpaceDN/>
        <w:spacing w:before="100" w:beforeAutospacing="1" w:after="75"/>
        <w:ind w:left="270"/>
        <w:rPr>
          <w:rFonts w:ascii="Times New Roman" w:hAnsi="Times New Roman" w:cs="Times New Roman"/>
          <w:color w:val="212529"/>
          <w:sz w:val="24"/>
          <w:szCs w:val="23"/>
        </w:rPr>
      </w:pPr>
      <w:r w:rsidRPr="007676EC">
        <w:rPr>
          <w:rFonts w:ascii="Times New Roman" w:hAnsi="Times New Roman" w:cs="Times New Roman"/>
          <w:color w:val="212529"/>
          <w:sz w:val="24"/>
          <w:szCs w:val="23"/>
        </w:rPr>
        <w:t>Wheel Diameter: 70 mm.</w:t>
      </w:r>
    </w:p>
    <w:p w:rsidR="007676EC" w:rsidRPr="007676EC" w:rsidRDefault="007676EC" w:rsidP="007676EC">
      <w:pPr>
        <w:widowControl/>
        <w:numPr>
          <w:ilvl w:val="0"/>
          <w:numId w:val="14"/>
        </w:numPr>
        <w:autoSpaceDE/>
        <w:autoSpaceDN/>
        <w:spacing w:before="100" w:beforeAutospacing="1" w:after="75"/>
        <w:ind w:left="270"/>
        <w:rPr>
          <w:rFonts w:ascii="Times New Roman" w:hAnsi="Times New Roman" w:cs="Times New Roman"/>
          <w:color w:val="212529"/>
          <w:sz w:val="24"/>
          <w:szCs w:val="23"/>
        </w:rPr>
      </w:pPr>
      <w:r w:rsidRPr="007676EC">
        <w:rPr>
          <w:rFonts w:ascii="Times New Roman" w:hAnsi="Times New Roman" w:cs="Times New Roman"/>
          <w:color w:val="212529"/>
          <w:sz w:val="24"/>
          <w:szCs w:val="23"/>
        </w:rPr>
        <w:t>Wheel width: 10 mm.</w:t>
      </w:r>
    </w:p>
    <w:p w:rsidR="007676EC" w:rsidRPr="007676EC" w:rsidRDefault="007676EC" w:rsidP="007676EC">
      <w:pPr>
        <w:widowControl/>
        <w:numPr>
          <w:ilvl w:val="0"/>
          <w:numId w:val="14"/>
        </w:numPr>
        <w:autoSpaceDE/>
        <w:autoSpaceDN/>
        <w:spacing w:before="100" w:beforeAutospacing="1" w:after="75"/>
        <w:ind w:left="270"/>
        <w:rPr>
          <w:rFonts w:ascii="Times New Roman" w:hAnsi="Times New Roman" w:cs="Times New Roman"/>
          <w:color w:val="212529"/>
          <w:sz w:val="24"/>
          <w:szCs w:val="23"/>
        </w:rPr>
      </w:pPr>
      <w:r w:rsidRPr="007676EC">
        <w:rPr>
          <w:rFonts w:ascii="Times New Roman" w:hAnsi="Times New Roman" w:cs="Times New Roman"/>
          <w:color w:val="212529"/>
          <w:sz w:val="24"/>
          <w:szCs w:val="23"/>
        </w:rPr>
        <w:t>Loading Capacity: 2 kg.</w:t>
      </w:r>
    </w:p>
    <w:p w:rsidR="007676EC" w:rsidRPr="007676EC" w:rsidRDefault="007676EC" w:rsidP="007676EC">
      <w:pPr>
        <w:widowControl/>
        <w:numPr>
          <w:ilvl w:val="0"/>
          <w:numId w:val="14"/>
        </w:numPr>
        <w:autoSpaceDE/>
        <w:autoSpaceDN/>
        <w:spacing w:before="100" w:beforeAutospacing="1" w:after="75"/>
        <w:ind w:left="270"/>
        <w:rPr>
          <w:rFonts w:ascii="Times New Roman" w:hAnsi="Times New Roman" w:cs="Times New Roman"/>
          <w:color w:val="212529"/>
          <w:sz w:val="24"/>
          <w:szCs w:val="23"/>
        </w:rPr>
      </w:pPr>
      <w:r w:rsidRPr="007676EC">
        <w:rPr>
          <w:rFonts w:ascii="Times New Roman" w:hAnsi="Times New Roman" w:cs="Times New Roman"/>
          <w:color w:val="212529"/>
          <w:sz w:val="24"/>
          <w:szCs w:val="23"/>
        </w:rPr>
        <w:t>Color: Red/Yellow/Green/Blue.</w:t>
      </w:r>
    </w:p>
    <w:p w:rsidR="007676EC" w:rsidRPr="007676EC" w:rsidRDefault="007676EC" w:rsidP="007676EC">
      <w:pPr>
        <w:widowControl/>
        <w:numPr>
          <w:ilvl w:val="0"/>
          <w:numId w:val="14"/>
        </w:numPr>
        <w:autoSpaceDE/>
        <w:autoSpaceDN/>
        <w:spacing w:before="100" w:beforeAutospacing="1" w:after="100" w:afterAutospacing="1"/>
        <w:ind w:left="270"/>
        <w:rPr>
          <w:rFonts w:ascii="Times New Roman" w:hAnsi="Times New Roman" w:cs="Times New Roman"/>
          <w:color w:val="212529"/>
          <w:sz w:val="24"/>
          <w:szCs w:val="23"/>
        </w:rPr>
      </w:pPr>
      <w:r w:rsidRPr="007676EC">
        <w:rPr>
          <w:rFonts w:ascii="Times New Roman" w:hAnsi="Times New Roman" w:cs="Times New Roman"/>
          <w:color w:val="212529"/>
          <w:sz w:val="24"/>
          <w:szCs w:val="23"/>
        </w:rPr>
        <w:t>Grip Material: Plastic</w:t>
      </w:r>
    </w:p>
    <w:p w:rsidR="007676EC" w:rsidRPr="007676EC" w:rsidRDefault="007676EC" w:rsidP="007676EC">
      <w:pPr>
        <w:pStyle w:val="NormalWeb"/>
        <w:spacing w:before="0" w:beforeAutospacing="0" w:after="168" w:afterAutospacing="0"/>
        <w:rPr>
          <w:color w:val="212529"/>
          <w:szCs w:val="23"/>
        </w:rPr>
      </w:pPr>
      <w:r w:rsidRPr="007676EC">
        <w:rPr>
          <w:color w:val="212529"/>
          <w:szCs w:val="23"/>
        </w:rPr>
        <w:t>Best suitable for the BO motor as it has a perfect hole that fits with the shaft of any BO motor. Use this to make robotic projects like Line Following Bot or Self-balancing Bot, etc.</w:t>
      </w: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7676EC" w:rsidRPr="007676EC" w:rsidRDefault="007676EC" w:rsidP="007676EC">
      <w:pPr>
        <w:pStyle w:val="Heading1"/>
        <w:rPr>
          <w:sz w:val="32"/>
        </w:rPr>
      </w:pPr>
      <w:r w:rsidRPr="007676EC">
        <w:rPr>
          <w:rStyle w:val="a-size-large"/>
          <w:sz w:val="32"/>
        </w:rPr>
        <w:lastRenderedPageBreak/>
        <w:t>Mini rocker switch2A 250V 2 Terminal On-Off Switches</w:t>
      </w:r>
    </w:p>
    <w:p w:rsidR="00C4645F" w:rsidRDefault="00C4645F" w:rsidP="007676EC">
      <w:pPr>
        <w:pStyle w:val="Heading1"/>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7676EC" w:rsidP="00056379">
      <w:pPr>
        <w:pStyle w:val="BodyText"/>
        <w:spacing w:before="6"/>
        <w:jc w:val="center"/>
        <w:rPr>
          <w:rFonts w:ascii="Times New Roman" w:hAnsi="Times New Roman" w:cs="Times New Roman"/>
          <w:sz w:val="24"/>
          <w:szCs w:val="24"/>
        </w:rPr>
      </w:pPr>
      <w:r>
        <w:rPr>
          <w:noProof/>
        </w:rPr>
        <w:drawing>
          <wp:inline distT="0" distB="0" distL="0" distR="0">
            <wp:extent cx="4761865" cy="2679700"/>
            <wp:effectExtent l="0" t="0" r="635" b="6350"/>
            <wp:docPr id="37" name="Picture 37" descr="Electronicspices Mini rocker switch2A 250V 2 Terminal On-Off Switches For Diy projects pack of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lectronicspices Mini rocker switch2A 250V 2 Terminal On-Off Switches For Diy projects pack of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1865" cy="2679700"/>
                    </a:xfrm>
                    <a:prstGeom prst="rect">
                      <a:avLst/>
                    </a:prstGeom>
                    <a:noFill/>
                    <a:ln>
                      <a:noFill/>
                    </a:ln>
                  </pic:spPr>
                </pic:pic>
              </a:graphicData>
            </a:graphic>
          </wp:inline>
        </w:drawing>
      </w:r>
    </w:p>
    <w:p w:rsidR="00056379" w:rsidRPr="00056379" w:rsidRDefault="00056379" w:rsidP="00056379">
      <w:pPr>
        <w:pStyle w:val="NormalWeb"/>
        <w:shd w:val="clear" w:color="auto" w:fill="FFFFFF"/>
        <w:spacing w:before="120" w:beforeAutospacing="0" w:after="120" w:afterAutospacing="0"/>
        <w:rPr>
          <w:color w:val="202122"/>
          <w:szCs w:val="21"/>
        </w:rPr>
      </w:pPr>
      <w:r w:rsidRPr="00056379">
        <w:rPr>
          <w:color w:val="202122"/>
          <w:szCs w:val="21"/>
        </w:rPr>
        <w:t>The most familiar form of switch is a manually operated electromechanical device with one or more sets of electrical contacts, which are connected to external circuits. Each set of contacts can be in one of two states: either "closed" meaning the contacts are touching and electricity can flow between them, or "open", meaning the contacts are separated and the switch is nonconducting. The mechanism actuating the transition between these two states (open or closed) is usually (there are other types of actions) either an "</w:t>
      </w:r>
      <w:r w:rsidRPr="00056379">
        <w:rPr>
          <w:i/>
          <w:iCs/>
          <w:color w:val="202122"/>
          <w:szCs w:val="21"/>
        </w:rPr>
        <w:t>alternate action</w:t>
      </w:r>
      <w:r w:rsidRPr="00056379">
        <w:rPr>
          <w:color w:val="202122"/>
          <w:szCs w:val="21"/>
        </w:rPr>
        <w:t>" (flip the switch for continuous "on" or "off") or "</w:t>
      </w:r>
      <w:r w:rsidRPr="00056379">
        <w:rPr>
          <w:i/>
          <w:iCs/>
          <w:color w:val="202122"/>
          <w:szCs w:val="21"/>
        </w:rPr>
        <w:t>momentary</w:t>
      </w:r>
      <w:r w:rsidRPr="00056379">
        <w:rPr>
          <w:color w:val="202122"/>
          <w:szCs w:val="21"/>
        </w:rPr>
        <w:t>" (push for "on" and release for "off") type.</w:t>
      </w:r>
    </w:p>
    <w:p w:rsidR="00056379" w:rsidRPr="00056379" w:rsidRDefault="00056379" w:rsidP="00056379">
      <w:pPr>
        <w:pStyle w:val="NormalWeb"/>
        <w:shd w:val="clear" w:color="auto" w:fill="FFFFFF"/>
        <w:spacing w:before="120" w:beforeAutospacing="0" w:after="120" w:afterAutospacing="0"/>
        <w:rPr>
          <w:color w:val="202122"/>
          <w:szCs w:val="21"/>
        </w:rPr>
      </w:pPr>
      <w:r w:rsidRPr="00056379">
        <w:rPr>
          <w:color w:val="202122"/>
          <w:szCs w:val="21"/>
        </w:rPr>
        <w:t>A switch may be directly manipulated by a human as a control signal to a system, such as a computer keyboard button, or to control power flow in a circuit, such as a light switch. Automatically operated switches can be used to control the motions of machines, for example, to indicate that a garage door has reached its full open position or that a machine tool is in a position to accept another workpiece. Switches may be operated by process variables such as pressure, temperature, flow, current, voltage, and force, acting as sensors in a process and used to automatically control a system. For example, a thermostat is a temperature-operated switch used to control a heating process. A switch that is operated by another electrical circuit is called a relay. Large switches may be remotely operated by a motor drive mechanism. Some switches are used to isolate electric power from a system, providing a visible point of isolation that can be padlocked if necessary to prevent accidental operation of a machine during maintenance, or to prevent electric shock.</w:t>
      </w:r>
    </w:p>
    <w:p w:rsidR="00056379" w:rsidRPr="00056379" w:rsidRDefault="00056379" w:rsidP="00056379">
      <w:pPr>
        <w:pStyle w:val="NormalWeb"/>
        <w:shd w:val="clear" w:color="auto" w:fill="FFFFFF"/>
        <w:spacing w:before="120" w:beforeAutospacing="0" w:after="120" w:afterAutospacing="0"/>
        <w:rPr>
          <w:color w:val="202122"/>
          <w:szCs w:val="21"/>
        </w:rPr>
      </w:pPr>
      <w:r w:rsidRPr="00056379">
        <w:rPr>
          <w:color w:val="202122"/>
          <w:szCs w:val="21"/>
        </w:rPr>
        <w:t>An ideal switch would have no voltage drop when closed, and would have no limits on voltage or current rating. It would have zero rise time and fall time during state changes, and would change state without "bouncing" between on and off positions.</w:t>
      </w:r>
    </w:p>
    <w:p w:rsidR="00056379" w:rsidRPr="00056379" w:rsidRDefault="00056379" w:rsidP="00056379">
      <w:pPr>
        <w:pStyle w:val="NormalWeb"/>
        <w:shd w:val="clear" w:color="auto" w:fill="FFFFFF"/>
        <w:spacing w:before="120" w:beforeAutospacing="0" w:after="120" w:afterAutospacing="0"/>
        <w:rPr>
          <w:color w:val="202122"/>
          <w:szCs w:val="21"/>
        </w:rPr>
      </w:pPr>
      <w:r w:rsidRPr="00056379">
        <w:rPr>
          <w:color w:val="202122"/>
          <w:szCs w:val="21"/>
        </w:rPr>
        <w:t>Practical switches fall short of this ideal; as the result of roughness and oxide films, they exhibit contact resistance, limits on the current and voltage they can handle, finite switching time, etc. The ideal switch is often used in circuit analysis as it greatly simplifies the system of equations to be solved, but this can lead to a less accurate solution. Theoretical treatment of the effects of non-ideal properties is required in the design of large networks of switches, as for example used in telephone exchanges.</w:t>
      </w:r>
    </w:p>
    <w:p w:rsidR="00056379" w:rsidRDefault="00056379" w:rsidP="00056379">
      <w:pPr>
        <w:pStyle w:val="NormalWeb"/>
        <w:shd w:val="clear" w:color="auto" w:fill="FFFFFF"/>
        <w:spacing w:before="120" w:beforeAutospacing="0" w:after="120" w:afterAutospacing="0"/>
        <w:rPr>
          <w:rFonts w:ascii="Arial" w:hAnsi="Arial" w:cs="Arial"/>
          <w:color w:val="202122"/>
          <w:sz w:val="21"/>
          <w:szCs w:val="21"/>
        </w:rPr>
      </w:pPr>
    </w:p>
    <w:p w:rsidR="00056379" w:rsidRDefault="00056379" w:rsidP="00056379">
      <w:pPr>
        <w:pStyle w:val="NormalWeb"/>
        <w:shd w:val="clear" w:color="auto" w:fill="FFFFFF"/>
        <w:spacing w:before="120" w:beforeAutospacing="0" w:after="120" w:afterAutospacing="0"/>
        <w:rPr>
          <w:rFonts w:ascii="Arial" w:hAnsi="Arial" w:cs="Arial"/>
          <w:color w:val="202122"/>
          <w:sz w:val="21"/>
          <w:szCs w:val="21"/>
        </w:rPr>
      </w:pPr>
    </w:p>
    <w:p w:rsidR="00056379" w:rsidRDefault="00056379" w:rsidP="00056379">
      <w:pPr>
        <w:pStyle w:val="NormalWeb"/>
        <w:shd w:val="clear" w:color="auto" w:fill="FFFFFF"/>
        <w:spacing w:before="120" w:beforeAutospacing="0" w:after="120" w:afterAutospacing="0"/>
        <w:rPr>
          <w:rFonts w:ascii="Arial" w:hAnsi="Arial" w:cs="Arial"/>
          <w:color w:val="202122"/>
          <w:sz w:val="21"/>
          <w:szCs w:val="21"/>
        </w:rPr>
      </w:pPr>
    </w:p>
    <w:tbl>
      <w:tblPr>
        <w:tblW w:w="8211" w:type="dxa"/>
        <w:tblCellMar>
          <w:top w:w="15" w:type="dxa"/>
          <w:left w:w="15" w:type="dxa"/>
          <w:bottom w:w="15" w:type="dxa"/>
          <w:right w:w="15" w:type="dxa"/>
        </w:tblCellMar>
        <w:tblLook w:val="04A0" w:firstRow="1" w:lastRow="0" w:firstColumn="1" w:lastColumn="0" w:noHBand="0" w:noVBand="1"/>
      </w:tblPr>
      <w:tblGrid>
        <w:gridCol w:w="2150"/>
        <w:gridCol w:w="6061"/>
      </w:tblGrid>
      <w:tr w:rsidR="007676EC" w:rsidTr="007676EC">
        <w:tc>
          <w:tcPr>
            <w:tcW w:w="2150" w:type="dxa"/>
            <w:tcMar>
              <w:top w:w="0" w:type="dxa"/>
              <w:left w:w="0" w:type="dxa"/>
              <w:bottom w:w="45" w:type="dxa"/>
              <w:right w:w="45" w:type="dxa"/>
            </w:tcMar>
            <w:hideMark/>
          </w:tcPr>
          <w:p w:rsidR="007676EC" w:rsidRDefault="007676EC">
            <w:pPr>
              <w:rPr>
                <w:sz w:val="24"/>
                <w:szCs w:val="24"/>
              </w:rPr>
            </w:pPr>
            <w:r>
              <w:rPr>
                <w:rStyle w:val="a-size-base"/>
              </w:rPr>
              <w:t>Current Rating</w:t>
            </w:r>
          </w:p>
        </w:tc>
        <w:tc>
          <w:tcPr>
            <w:tcW w:w="6062" w:type="dxa"/>
            <w:tcMar>
              <w:top w:w="0" w:type="dxa"/>
              <w:left w:w="45" w:type="dxa"/>
              <w:bottom w:w="45" w:type="dxa"/>
              <w:right w:w="0" w:type="dxa"/>
            </w:tcMar>
            <w:hideMark/>
          </w:tcPr>
          <w:p w:rsidR="007676EC" w:rsidRDefault="007676EC">
            <w:pPr>
              <w:rPr>
                <w:sz w:val="24"/>
                <w:szCs w:val="24"/>
              </w:rPr>
            </w:pPr>
            <w:r>
              <w:rPr>
                <w:rStyle w:val="a-size-base"/>
              </w:rPr>
              <w:t>2 Amps</w:t>
            </w:r>
          </w:p>
        </w:tc>
      </w:tr>
      <w:tr w:rsidR="007676EC" w:rsidTr="007676EC">
        <w:tc>
          <w:tcPr>
            <w:tcW w:w="2150" w:type="dxa"/>
            <w:tcMar>
              <w:top w:w="45" w:type="dxa"/>
              <w:left w:w="0" w:type="dxa"/>
              <w:bottom w:w="45" w:type="dxa"/>
              <w:right w:w="45" w:type="dxa"/>
            </w:tcMar>
            <w:hideMark/>
          </w:tcPr>
          <w:p w:rsidR="007676EC" w:rsidRDefault="007676EC">
            <w:pPr>
              <w:rPr>
                <w:sz w:val="24"/>
                <w:szCs w:val="24"/>
              </w:rPr>
            </w:pPr>
            <w:r>
              <w:rPr>
                <w:rStyle w:val="a-size-base"/>
              </w:rPr>
              <w:t>Brand</w:t>
            </w:r>
          </w:p>
        </w:tc>
        <w:tc>
          <w:tcPr>
            <w:tcW w:w="6062" w:type="dxa"/>
            <w:tcMar>
              <w:top w:w="45" w:type="dxa"/>
              <w:left w:w="45" w:type="dxa"/>
              <w:bottom w:w="45" w:type="dxa"/>
              <w:right w:w="0" w:type="dxa"/>
            </w:tcMar>
            <w:hideMark/>
          </w:tcPr>
          <w:p w:rsidR="007676EC" w:rsidRDefault="007676EC">
            <w:pPr>
              <w:rPr>
                <w:sz w:val="24"/>
                <w:szCs w:val="24"/>
              </w:rPr>
            </w:pPr>
            <w:r>
              <w:rPr>
                <w:rStyle w:val="a-size-base"/>
              </w:rPr>
              <w:t>Electronicspices</w:t>
            </w:r>
          </w:p>
        </w:tc>
      </w:tr>
      <w:tr w:rsidR="007676EC" w:rsidTr="007676EC">
        <w:tc>
          <w:tcPr>
            <w:tcW w:w="2150" w:type="dxa"/>
            <w:tcMar>
              <w:top w:w="45" w:type="dxa"/>
              <w:left w:w="0" w:type="dxa"/>
              <w:bottom w:w="45" w:type="dxa"/>
              <w:right w:w="45" w:type="dxa"/>
            </w:tcMar>
            <w:hideMark/>
          </w:tcPr>
          <w:p w:rsidR="007676EC" w:rsidRDefault="007676EC">
            <w:pPr>
              <w:rPr>
                <w:sz w:val="24"/>
                <w:szCs w:val="24"/>
              </w:rPr>
            </w:pPr>
            <w:r>
              <w:rPr>
                <w:rStyle w:val="a-size-base"/>
              </w:rPr>
              <w:t>Switch Type</w:t>
            </w:r>
          </w:p>
        </w:tc>
        <w:tc>
          <w:tcPr>
            <w:tcW w:w="6062" w:type="dxa"/>
            <w:tcMar>
              <w:top w:w="45" w:type="dxa"/>
              <w:left w:w="45" w:type="dxa"/>
              <w:bottom w:w="45" w:type="dxa"/>
              <w:right w:w="0" w:type="dxa"/>
            </w:tcMar>
            <w:hideMark/>
          </w:tcPr>
          <w:p w:rsidR="007676EC" w:rsidRDefault="007676EC">
            <w:pPr>
              <w:rPr>
                <w:sz w:val="24"/>
                <w:szCs w:val="24"/>
              </w:rPr>
            </w:pPr>
            <w:r>
              <w:rPr>
                <w:rStyle w:val="a-size-base"/>
              </w:rPr>
              <w:t>SPDT</w:t>
            </w:r>
          </w:p>
        </w:tc>
      </w:tr>
      <w:tr w:rsidR="007676EC" w:rsidTr="007676EC">
        <w:tc>
          <w:tcPr>
            <w:tcW w:w="2150" w:type="dxa"/>
            <w:tcMar>
              <w:top w:w="45" w:type="dxa"/>
              <w:left w:w="0" w:type="dxa"/>
              <w:bottom w:w="45" w:type="dxa"/>
              <w:right w:w="45" w:type="dxa"/>
            </w:tcMar>
            <w:hideMark/>
          </w:tcPr>
          <w:p w:rsidR="007676EC" w:rsidRDefault="007676EC">
            <w:pPr>
              <w:rPr>
                <w:sz w:val="24"/>
                <w:szCs w:val="24"/>
              </w:rPr>
            </w:pPr>
            <w:r>
              <w:rPr>
                <w:rStyle w:val="a-size-base"/>
              </w:rPr>
              <w:t>Terminal</w:t>
            </w:r>
          </w:p>
        </w:tc>
        <w:tc>
          <w:tcPr>
            <w:tcW w:w="6062" w:type="dxa"/>
            <w:tcMar>
              <w:top w:w="45" w:type="dxa"/>
              <w:left w:w="45" w:type="dxa"/>
              <w:bottom w:w="45" w:type="dxa"/>
              <w:right w:w="0" w:type="dxa"/>
            </w:tcMar>
            <w:hideMark/>
          </w:tcPr>
          <w:p w:rsidR="007676EC" w:rsidRDefault="007676EC">
            <w:pPr>
              <w:rPr>
                <w:sz w:val="24"/>
                <w:szCs w:val="24"/>
              </w:rPr>
            </w:pPr>
            <w:r>
              <w:rPr>
                <w:rStyle w:val="a-size-base"/>
              </w:rPr>
              <w:t>SPDT</w:t>
            </w:r>
          </w:p>
        </w:tc>
      </w:tr>
      <w:tr w:rsidR="007676EC" w:rsidTr="007676EC">
        <w:tc>
          <w:tcPr>
            <w:tcW w:w="2150" w:type="dxa"/>
            <w:tcMar>
              <w:top w:w="45" w:type="dxa"/>
              <w:left w:w="0" w:type="dxa"/>
              <w:bottom w:w="0" w:type="dxa"/>
              <w:right w:w="45" w:type="dxa"/>
            </w:tcMar>
            <w:hideMark/>
          </w:tcPr>
          <w:p w:rsidR="007676EC" w:rsidRDefault="007676EC">
            <w:pPr>
              <w:rPr>
                <w:sz w:val="24"/>
                <w:szCs w:val="24"/>
              </w:rPr>
            </w:pPr>
            <w:r>
              <w:rPr>
                <w:rStyle w:val="a-size-base"/>
              </w:rPr>
              <w:t>Colour</w:t>
            </w:r>
          </w:p>
        </w:tc>
        <w:tc>
          <w:tcPr>
            <w:tcW w:w="6062" w:type="dxa"/>
            <w:tcMar>
              <w:top w:w="45" w:type="dxa"/>
              <w:left w:w="45" w:type="dxa"/>
              <w:bottom w:w="0" w:type="dxa"/>
              <w:right w:w="0" w:type="dxa"/>
            </w:tcMar>
            <w:hideMark/>
          </w:tcPr>
          <w:p w:rsidR="007676EC" w:rsidRDefault="007676EC">
            <w:pPr>
              <w:rPr>
                <w:sz w:val="24"/>
                <w:szCs w:val="24"/>
              </w:rPr>
            </w:pPr>
            <w:r>
              <w:rPr>
                <w:rStyle w:val="a-size-base"/>
              </w:rPr>
              <w:t>Multi</w:t>
            </w:r>
          </w:p>
        </w:tc>
      </w:tr>
    </w:tbl>
    <w:p w:rsidR="00056379" w:rsidRDefault="00056379" w:rsidP="007676EC">
      <w:pPr>
        <w:shd w:val="clear" w:color="auto" w:fill="FFFFFF"/>
        <w:spacing w:after="210"/>
        <w:rPr>
          <w:rFonts w:ascii="Arial" w:hAnsi="Arial" w:cs="Arial"/>
          <w:color w:val="0F1111"/>
          <w:sz w:val="21"/>
          <w:szCs w:val="21"/>
        </w:rPr>
      </w:pPr>
    </w:p>
    <w:p w:rsidR="007676EC" w:rsidRDefault="007676EC" w:rsidP="00056379">
      <w:pPr>
        <w:pStyle w:val="Heading1"/>
        <w:rPr>
          <w:sz w:val="32"/>
        </w:rPr>
      </w:pPr>
      <w:r w:rsidRPr="00056379">
        <w:rPr>
          <w:sz w:val="32"/>
        </w:rPr>
        <w:t>Specifications</w:t>
      </w:r>
    </w:p>
    <w:p w:rsidR="00056379" w:rsidRDefault="00056379" w:rsidP="00056379">
      <w:pPr>
        <w:pStyle w:val="Heading1"/>
      </w:pPr>
    </w:p>
    <w:tbl>
      <w:tblPr>
        <w:tblW w:w="8211" w:type="dxa"/>
        <w:tblBorders>
          <w:bottom w:val="single" w:sz="6" w:space="0" w:color="E7E7E7"/>
        </w:tblBorders>
        <w:tblCellMar>
          <w:top w:w="15" w:type="dxa"/>
          <w:left w:w="15" w:type="dxa"/>
          <w:bottom w:w="15" w:type="dxa"/>
          <w:right w:w="15" w:type="dxa"/>
        </w:tblCellMar>
        <w:tblLook w:val="04A0" w:firstRow="1" w:lastRow="0" w:firstColumn="1" w:lastColumn="0" w:noHBand="0" w:noVBand="1"/>
      </w:tblPr>
      <w:tblGrid>
        <w:gridCol w:w="2623"/>
        <w:gridCol w:w="5588"/>
      </w:tblGrid>
      <w:tr w:rsidR="007676EC" w:rsidTr="007676EC">
        <w:tc>
          <w:tcPr>
            <w:tcW w:w="2623" w:type="dxa"/>
            <w:tcBorders>
              <w:top w:val="single" w:sz="6" w:space="0" w:color="E7E7E7"/>
            </w:tcBorders>
            <w:shd w:val="clear" w:color="auto" w:fill="F3F3F3"/>
            <w:tcMar>
              <w:top w:w="105" w:type="dxa"/>
              <w:left w:w="210" w:type="dxa"/>
              <w:bottom w:w="90" w:type="dxa"/>
              <w:right w:w="210" w:type="dxa"/>
            </w:tcMar>
            <w:hideMark/>
          </w:tcPr>
          <w:p w:rsidR="007676EC" w:rsidRDefault="007676EC">
            <w:pPr>
              <w:spacing w:after="330"/>
              <w:jc w:val="center"/>
              <w:rPr>
                <w:color w:val="0F1111"/>
                <w:sz w:val="24"/>
                <w:szCs w:val="24"/>
              </w:rPr>
            </w:pPr>
            <w:r>
              <w:rPr>
                <w:color w:val="0F1111"/>
              </w:rPr>
              <w:t>Colour</w:t>
            </w:r>
          </w:p>
        </w:tc>
        <w:tc>
          <w:tcPr>
            <w:tcW w:w="0" w:type="auto"/>
            <w:tcBorders>
              <w:top w:val="single" w:sz="6" w:space="0" w:color="E7E7E7"/>
            </w:tcBorders>
            <w:tcMar>
              <w:top w:w="105" w:type="dxa"/>
              <w:left w:w="210" w:type="dxa"/>
              <w:bottom w:w="90" w:type="dxa"/>
              <w:right w:w="210" w:type="dxa"/>
            </w:tcMar>
            <w:hideMark/>
          </w:tcPr>
          <w:p w:rsidR="007676EC" w:rsidRDefault="007676EC">
            <w:pPr>
              <w:spacing w:after="330"/>
              <w:rPr>
                <w:sz w:val="24"/>
                <w:szCs w:val="24"/>
              </w:rPr>
            </w:pPr>
            <w:r>
              <w:t>multi</w:t>
            </w:r>
          </w:p>
        </w:tc>
      </w:tr>
      <w:tr w:rsidR="007676EC" w:rsidTr="007676EC">
        <w:tc>
          <w:tcPr>
            <w:tcW w:w="2623" w:type="dxa"/>
            <w:tcBorders>
              <w:top w:val="single" w:sz="6" w:space="0" w:color="E7E7E7"/>
            </w:tcBorders>
            <w:shd w:val="clear" w:color="auto" w:fill="F3F3F3"/>
            <w:tcMar>
              <w:top w:w="105" w:type="dxa"/>
              <w:left w:w="210" w:type="dxa"/>
              <w:bottom w:w="90" w:type="dxa"/>
              <w:right w:w="210" w:type="dxa"/>
            </w:tcMar>
            <w:hideMark/>
          </w:tcPr>
          <w:p w:rsidR="007676EC" w:rsidRDefault="007676EC">
            <w:pPr>
              <w:spacing w:after="330"/>
              <w:jc w:val="center"/>
              <w:rPr>
                <w:color w:val="0F1111"/>
                <w:sz w:val="24"/>
                <w:szCs w:val="24"/>
              </w:rPr>
            </w:pPr>
            <w:r>
              <w:rPr>
                <w:color w:val="0F1111"/>
              </w:rPr>
              <w:t>Current Rating</w:t>
            </w:r>
          </w:p>
        </w:tc>
        <w:tc>
          <w:tcPr>
            <w:tcW w:w="0" w:type="auto"/>
            <w:tcBorders>
              <w:top w:val="single" w:sz="6" w:space="0" w:color="E7E7E7"/>
            </w:tcBorders>
            <w:tcMar>
              <w:top w:w="105" w:type="dxa"/>
              <w:left w:w="210" w:type="dxa"/>
              <w:bottom w:w="90" w:type="dxa"/>
              <w:right w:w="210" w:type="dxa"/>
            </w:tcMar>
            <w:hideMark/>
          </w:tcPr>
          <w:p w:rsidR="007676EC" w:rsidRDefault="007676EC">
            <w:pPr>
              <w:spacing w:after="330"/>
              <w:rPr>
                <w:sz w:val="24"/>
                <w:szCs w:val="24"/>
              </w:rPr>
            </w:pPr>
            <w:r>
              <w:t>2.0 amps</w:t>
            </w:r>
          </w:p>
        </w:tc>
      </w:tr>
      <w:tr w:rsidR="007676EC" w:rsidTr="007676EC">
        <w:tc>
          <w:tcPr>
            <w:tcW w:w="2623" w:type="dxa"/>
            <w:tcBorders>
              <w:top w:val="single" w:sz="6" w:space="0" w:color="E7E7E7"/>
            </w:tcBorders>
            <w:shd w:val="clear" w:color="auto" w:fill="F3F3F3"/>
            <w:tcMar>
              <w:top w:w="105" w:type="dxa"/>
              <w:left w:w="210" w:type="dxa"/>
              <w:bottom w:w="90" w:type="dxa"/>
              <w:right w:w="210" w:type="dxa"/>
            </w:tcMar>
            <w:hideMark/>
          </w:tcPr>
          <w:p w:rsidR="007676EC" w:rsidRDefault="007676EC">
            <w:pPr>
              <w:spacing w:after="330"/>
              <w:jc w:val="center"/>
              <w:rPr>
                <w:color w:val="0F1111"/>
                <w:sz w:val="24"/>
                <w:szCs w:val="24"/>
              </w:rPr>
            </w:pPr>
            <w:r>
              <w:rPr>
                <w:color w:val="0F1111"/>
              </w:rPr>
              <w:t>Number of Items</w:t>
            </w:r>
          </w:p>
        </w:tc>
        <w:tc>
          <w:tcPr>
            <w:tcW w:w="0" w:type="auto"/>
            <w:tcBorders>
              <w:top w:val="single" w:sz="6" w:space="0" w:color="E7E7E7"/>
            </w:tcBorders>
            <w:tcMar>
              <w:top w:w="105" w:type="dxa"/>
              <w:left w:w="210" w:type="dxa"/>
              <w:bottom w:w="90" w:type="dxa"/>
              <w:right w:w="210" w:type="dxa"/>
            </w:tcMar>
            <w:hideMark/>
          </w:tcPr>
          <w:p w:rsidR="007676EC" w:rsidRDefault="007676EC">
            <w:pPr>
              <w:spacing w:after="330"/>
              <w:rPr>
                <w:sz w:val="24"/>
                <w:szCs w:val="24"/>
              </w:rPr>
            </w:pPr>
            <w:r>
              <w:t>20</w:t>
            </w:r>
          </w:p>
        </w:tc>
      </w:tr>
      <w:tr w:rsidR="007676EC" w:rsidTr="007676EC">
        <w:tc>
          <w:tcPr>
            <w:tcW w:w="2623" w:type="dxa"/>
            <w:tcBorders>
              <w:top w:val="single" w:sz="6" w:space="0" w:color="E7E7E7"/>
            </w:tcBorders>
            <w:shd w:val="clear" w:color="auto" w:fill="F3F3F3"/>
            <w:tcMar>
              <w:top w:w="105" w:type="dxa"/>
              <w:left w:w="210" w:type="dxa"/>
              <w:bottom w:w="90" w:type="dxa"/>
              <w:right w:w="210" w:type="dxa"/>
            </w:tcMar>
            <w:hideMark/>
          </w:tcPr>
          <w:p w:rsidR="007676EC" w:rsidRDefault="007676EC">
            <w:pPr>
              <w:spacing w:after="330"/>
              <w:jc w:val="center"/>
              <w:rPr>
                <w:color w:val="0F1111"/>
                <w:sz w:val="24"/>
                <w:szCs w:val="24"/>
              </w:rPr>
            </w:pPr>
            <w:r>
              <w:rPr>
                <w:color w:val="0F1111"/>
              </w:rPr>
              <w:t>Part Number</w:t>
            </w:r>
          </w:p>
        </w:tc>
        <w:tc>
          <w:tcPr>
            <w:tcW w:w="0" w:type="auto"/>
            <w:tcBorders>
              <w:top w:val="single" w:sz="6" w:space="0" w:color="E7E7E7"/>
            </w:tcBorders>
            <w:tcMar>
              <w:top w:w="105" w:type="dxa"/>
              <w:left w:w="210" w:type="dxa"/>
              <w:bottom w:w="90" w:type="dxa"/>
              <w:right w:w="210" w:type="dxa"/>
            </w:tcMar>
            <w:hideMark/>
          </w:tcPr>
          <w:p w:rsidR="007676EC" w:rsidRDefault="007676EC">
            <w:pPr>
              <w:spacing w:after="330"/>
              <w:rPr>
                <w:sz w:val="24"/>
                <w:szCs w:val="24"/>
              </w:rPr>
            </w:pPr>
            <w:r>
              <w:t>mrs22toosfdpp20</w:t>
            </w:r>
          </w:p>
        </w:tc>
      </w:tr>
      <w:tr w:rsidR="007676EC" w:rsidTr="007676EC">
        <w:tc>
          <w:tcPr>
            <w:tcW w:w="2623" w:type="dxa"/>
            <w:tcBorders>
              <w:top w:val="single" w:sz="6" w:space="0" w:color="E7E7E7"/>
            </w:tcBorders>
            <w:shd w:val="clear" w:color="auto" w:fill="F3F3F3"/>
            <w:tcMar>
              <w:top w:w="105" w:type="dxa"/>
              <w:left w:w="210" w:type="dxa"/>
              <w:bottom w:w="90" w:type="dxa"/>
              <w:right w:w="210" w:type="dxa"/>
            </w:tcMar>
            <w:hideMark/>
          </w:tcPr>
          <w:p w:rsidR="007676EC" w:rsidRDefault="007676EC">
            <w:pPr>
              <w:spacing w:after="330"/>
              <w:jc w:val="center"/>
              <w:rPr>
                <w:color w:val="0F1111"/>
                <w:sz w:val="24"/>
                <w:szCs w:val="24"/>
              </w:rPr>
            </w:pPr>
            <w:r>
              <w:rPr>
                <w:color w:val="0F1111"/>
              </w:rPr>
              <w:t>Size</w:t>
            </w:r>
          </w:p>
        </w:tc>
        <w:tc>
          <w:tcPr>
            <w:tcW w:w="0" w:type="auto"/>
            <w:tcBorders>
              <w:top w:val="single" w:sz="6" w:space="0" w:color="E7E7E7"/>
            </w:tcBorders>
            <w:tcMar>
              <w:top w:w="105" w:type="dxa"/>
              <w:left w:w="210" w:type="dxa"/>
              <w:bottom w:w="90" w:type="dxa"/>
              <w:right w:w="210" w:type="dxa"/>
            </w:tcMar>
            <w:hideMark/>
          </w:tcPr>
          <w:p w:rsidR="007676EC" w:rsidRDefault="007676EC">
            <w:pPr>
              <w:spacing w:after="330"/>
              <w:rPr>
                <w:sz w:val="24"/>
                <w:szCs w:val="24"/>
              </w:rPr>
            </w:pPr>
            <w:r>
              <w:t>20</w:t>
            </w:r>
          </w:p>
        </w:tc>
      </w:tr>
      <w:tr w:rsidR="007676EC" w:rsidTr="007676EC">
        <w:tc>
          <w:tcPr>
            <w:tcW w:w="2623" w:type="dxa"/>
            <w:tcBorders>
              <w:top w:val="single" w:sz="6" w:space="0" w:color="E7E7E7"/>
            </w:tcBorders>
            <w:shd w:val="clear" w:color="auto" w:fill="F3F3F3"/>
            <w:tcMar>
              <w:top w:w="105" w:type="dxa"/>
              <w:left w:w="210" w:type="dxa"/>
              <w:bottom w:w="90" w:type="dxa"/>
              <w:right w:w="210" w:type="dxa"/>
            </w:tcMar>
            <w:hideMark/>
          </w:tcPr>
          <w:p w:rsidR="007676EC" w:rsidRDefault="007676EC">
            <w:pPr>
              <w:spacing w:after="330"/>
              <w:jc w:val="center"/>
              <w:rPr>
                <w:color w:val="0F1111"/>
                <w:sz w:val="24"/>
                <w:szCs w:val="24"/>
              </w:rPr>
            </w:pPr>
            <w:r>
              <w:rPr>
                <w:color w:val="0F1111"/>
              </w:rPr>
              <w:t>Switch Type</w:t>
            </w:r>
          </w:p>
        </w:tc>
        <w:tc>
          <w:tcPr>
            <w:tcW w:w="0" w:type="auto"/>
            <w:tcBorders>
              <w:top w:val="single" w:sz="6" w:space="0" w:color="E7E7E7"/>
            </w:tcBorders>
            <w:tcMar>
              <w:top w:w="105" w:type="dxa"/>
              <w:left w:w="210" w:type="dxa"/>
              <w:bottom w:w="90" w:type="dxa"/>
              <w:right w:w="210" w:type="dxa"/>
            </w:tcMar>
            <w:hideMark/>
          </w:tcPr>
          <w:p w:rsidR="007676EC" w:rsidRDefault="007676EC">
            <w:pPr>
              <w:spacing w:after="330"/>
              <w:rPr>
                <w:sz w:val="24"/>
                <w:szCs w:val="24"/>
              </w:rPr>
            </w:pPr>
            <w:r>
              <w:t>SPDT</w:t>
            </w:r>
          </w:p>
        </w:tc>
      </w:tr>
      <w:tr w:rsidR="007676EC" w:rsidTr="007676EC">
        <w:tc>
          <w:tcPr>
            <w:tcW w:w="2623" w:type="dxa"/>
            <w:tcBorders>
              <w:top w:val="single" w:sz="6" w:space="0" w:color="E7E7E7"/>
            </w:tcBorders>
            <w:shd w:val="clear" w:color="auto" w:fill="F3F3F3"/>
            <w:tcMar>
              <w:top w:w="105" w:type="dxa"/>
              <w:left w:w="210" w:type="dxa"/>
              <w:bottom w:w="90" w:type="dxa"/>
              <w:right w:w="210" w:type="dxa"/>
            </w:tcMar>
            <w:hideMark/>
          </w:tcPr>
          <w:p w:rsidR="007676EC" w:rsidRDefault="007676EC">
            <w:pPr>
              <w:spacing w:after="330"/>
              <w:jc w:val="center"/>
              <w:rPr>
                <w:color w:val="0F1111"/>
                <w:sz w:val="24"/>
                <w:szCs w:val="24"/>
              </w:rPr>
            </w:pPr>
            <w:r>
              <w:rPr>
                <w:color w:val="0F1111"/>
              </w:rPr>
              <w:t>Terminal Type</w:t>
            </w:r>
          </w:p>
        </w:tc>
        <w:tc>
          <w:tcPr>
            <w:tcW w:w="0" w:type="auto"/>
            <w:tcBorders>
              <w:top w:val="single" w:sz="6" w:space="0" w:color="E7E7E7"/>
            </w:tcBorders>
            <w:tcMar>
              <w:top w:w="105" w:type="dxa"/>
              <w:left w:w="210" w:type="dxa"/>
              <w:bottom w:w="90" w:type="dxa"/>
              <w:right w:w="210" w:type="dxa"/>
            </w:tcMar>
            <w:hideMark/>
          </w:tcPr>
          <w:p w:rsidR="007676EC" w:rsidRDefault="007676EC">
            <w:pPr>
              <w:spacing w:after="330"/>
              <w:rPr>
                <w:sz w:val="24"/>
                <w:szCs w:val="24"/>
              </w:rPr>
            </w:pPr>
            <w:r>
              <w:t>SPDT</w:t>
            </w:r>
          </w:p>
        </w:tc>
      </w:tr>
    </w:tbl>
    <w:p w:rsidR="007676EC" w:rsidRDefault="007676EC">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056379" w:rsidP="00056379">
      <w:pPr>
        <w:pStyle w:val="Heading1"/>
      </w:pPr>
      <w:r>
        <w:t>Circuit diagram</w:t>
      </w: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056379">
      <w:pPr>
        <w:pStyle w:val="BodyText"/>
        <w:spacing w:before="6"/>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99153" cy="4988460"/>
            <wp:effectExtent l="0" t="0" r="1905" b="3175"/>
            <wp:docPr id="38" name="Picture 38" descr="C:\Users\Onkar Choudhari\Downloads\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Onkar Choudhari\Downloads\digram.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6451"/>
                    <a:stretch/>
                  </pic:blipFill>
                  <pic:spPr bwMode="auto">
                    <a:xfrm>
                      <a:off x="0" y="0"/>
                      <a:ext cx="6799437" cy="4988668"/>
                    </a:xfrm>
                    <a:prstGeom prst="rect">
                      <a:avLst/>
                    </a:prstGeom>
                    <a:noFill/>
                    <a:ln>
                      <a:noFill/>
                    </a:ln>
                    <a:extLst>
                      <a:ext uri="{53640926-AAD7-44D8-BBD7-CCE9431645EC}">
                        <a14:shadowObscured xmlns:a14="http://schemas.microsoft.com/office/drawing/2010/main"/>
                      </a:ext>
                    </a:extLst>
                  </pic:spPr>
                </pic:pic>
              </a:graphicData>
            </a:graphic>
          </wp:inline>
        </w:drawing>
      </w: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056379" w:rsidRDefault="00056379">
      <w:pPr>
        <w:pStyle w:val="BodyText"/>
        <w:spacing w:before="6"/>
        <w:rPr>
          <w:rFonts w:ascii="Times New Roman" w:hAnsi="Times New Roman" w:cs="Times New Roman"/>
          <w:sz w:val="24"/>
          <w:szCs w:val="24"/>
        </w:rPr>
      </w:pPr>
    </w:p>
    <w:p w:rsidR="00056379" w:rsidRDefault="00056379">
      <w:pPr>
        <w:pStyle w:val="BodyText"/>
        <w:spacing w:before="6"/>
        <w:rPr>
          <w:rFonts w:ascii="Times New Roman" w:hAnsi="Times New Roman" w:cs="Times New Roman"/>
          <w:sz w:val="24"/>
          <w:szCs w:val="24"/>
        </w:rPr>
      </w:pPr>
    </w:p>
    <w:p w:rsidR="00056379" w:rsidRDefault="00056379">
      <w:pPr>
        <w:pStyle w:val="BodyText"/>
        <w:spacing w:before="6"/>
        <w:rPr>
          <w:rFonts w:ascii="Times New Roman" w:hAnsi="Times New Roman" w:cs="Times New Roman"/>
          <w:sz w:val="24"/>
          <w:szCs w:val="24"/>
        </w:rPr>
      </w:pPr>
    </w:p>
    <w:p w:rsidR="00056379" w:rsidRDefault="00056379">
      <w:pPr>
        <w:pStyle w:val="BodyText"/>
        <w:spacing w:before="6"/>
        <w:rPr>
          <w:rFonts w:ascii="Times New Roman" w:hAnsi="Times New Roman" w:cs="Times New Roman"/>
          <w:sz w:val="24"/>
          <w:szCs w:val="24"/>
        </w:rPr>
      </w:pPr>
    </w:p>
    <w:p w:rsidR="00056379" w:rsidRDefault="00056379">
      <w:pPr>
        <w:pStyle w:val="BodyText"/>
        <w:spacing w:before="6"/>
        <w:rPr>
          <w:rFonts w:ascii="Times New Roman" w:hAnsi="Times New Roman" w:cs="Times New Roman"/>
          <w:sz w:val="24"/>
          <w:szCs w:val="24"/>
        </w:rPr>
      </w:pPr>
    </w:p>
    <w:p w:rsidR="00056379" w:rsidRDefault="00056379">
      <w:pPr>
        <w:pStyle w:val="BodyText"/>
        <w:spacing w:before="6"/>
        <w:rPr>
          <w:rFonts w:ascii="Times New Roman" w:hAnsi="Times New Roman" w:cs="Times New Roman"/>
          <w:sz w:val="24"/>
          <w:szCs w:val="24"/>
        </w:rPr>
      </w:pPr>
    </w:p>
    <w:p w:rsidR="00C4645F" w:rsidRDefault="00C4645F">
      <w:pPr>
        <w:pStyle w:val="BodyText"/>
        <w:spacing w:before="6"/>
        <w:rPr>
          <w:rFonts w:ascii="Times New Roman" w:hAnsi="Times New Roman" w:cs="Times New Roman"/>
          <w:sz w:val="24"/>
          <w:szCs w:val="24"/>
        </w:rPr>
      </w:pPr>
    </w:p>
    <w:p w:rsidR="00C4645F" w:rsidRPr="003360D8" w:rsidRDefault="00C4645F">
      <w:pPr>
        <w:pStyle w:val="BodyText"/>
        <w:spacing w:before="6"/>
        <w:rPr>
          <w:rFonts w:ascii="Times New Roman" w:hAnsi="Times New Roman" w:cs="Times New Roman"/>
          <w:sz w:val="24"/>
          <w:szCs w:val="24"/>
        </w:rPr>
      </w:pPr>
    </w:p>
    <w:p w:rsidR="00056379" w:rsidRDefault="00056379" w:rsidP="00056379">
      <w:pPr>
        <w:pStyle w:val="Heading1"/>
      </w:pPr>
      <w:bookmarkStart w:id="13" w:name="_TOC_250000"/>
      <w:bookmarkEnd w:id="13"/>
      <w:r>
        <w:lastRenderedPageBreak/>
        <w:t>CODE1</w:t>
      </w:r>
    </w:p>
    <w:p w:rsidR="00056379" w:rsidRPr="00056379" w:rsidRDefault="00056379" w:rsidP="00056379">
      <w:pPr>
        <w:spacing w:before="80"/>
        <w:ind w:left="1372" w:right="1331"/>
        <w:jc w:val="center"/>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//ESP32 Camera Surveillance Car</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#include "esp_camera.h"</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#include &lt;WiFi.h&gt;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WARNING!!! Make sure that you have either selected ESP32 Wrover Module,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or another board which has PSRAM enabled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Adafruit ESP32 Feather</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Select camera model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CAMERA_MODEL_WROVER_KIT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CAMERA_MODEL_M5STACK_PSRAM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CAMERA_MODEL_AI_THINKER</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const char* ssid = "Tech Vision";   //Enter SSID WIFI Name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const char* password = "Onkarchoudhari";   //Enter WIFI Password</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#if defined(CAMERA_MODEL_WROVER_KIT)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PWDN_GPIO_NUM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RESET_GPIO_NUM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XCLK_GPIO_NUM    21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SIOD_GPIO_NUM    26</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SIOC_GPIO_NUM    27</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Y9_GPIO_NUM      35</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Y8_GPIO_NUM      34</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Y7_GPIO_NUM      39</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Y6_GPIO_NUM      36</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Y5_GPIO_NUM      19</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Y4_GPIO_NUM      18</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Y3_GPIO_NUM       5</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#define Y2_GPIO_NUM       4</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VSYNC_GPIO_NUM   25</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HREF_GPIO_NUM    23</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PCLK_GPIO_NUM    22</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#elif defined(CAMERA_MODEL_AI_THINKER)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PWDN_GPIO_NUM     32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RESET_GPIO_NUM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XCLK_GPIO_NUM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SIOD_GPIO_NUM     26</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SIOC_GPIO_NUM     27</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Y9_GPIO_NUM       35</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Y8_GPIO_NUM       34</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Y7_GPIO_NUM       39</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Y6_GPIO_NUM       36</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Y5_GPIO_NUM       21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Y4_GPIO_NUM       19</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Y3_GPIO_NUM       18</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Y2_GPIO_NUM        5</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VSYNC_GPIO_NUM    25</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HREF_GPIO_NUM     23</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PCLK_GPIO_NUM     22</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#else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#error "Camera model not selected"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#endif</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GPIO Setting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int gpLb =  2; // Left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int gpLf = 14; // Left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int gpRb = 15; // Right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int gpRf = 13; // Right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int gpLed =  4; // Light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String WiFiAddr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void startCameraServer();</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void setup()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Serial.begin(115200);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Serial.setDebugOutput(true);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pinMode(gpLb, OUTPUT); //Left Backward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pinMode(gpLf, OUTPUT); //Left Forward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pinMode(gpRb, OUTPUT); //Right Forward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pinMode(gpRf, OUTPUT); //Right Backward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pinMode(gpLed, OUTPUT); //Light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//initialize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digitalWrite(gpLb, LOW);</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digitalWrite(gpLf, LOW);</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digitalWrite(gpRb, LOW);</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digitalWrite(gpRf, LOW);</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digitalWrite(gpLed, LOW);</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camera_config_t config;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config.ledc_channel = LEDC_CHANNEL_0;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config.ledc_timer = LEDC_TIMER_0;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config.pin_d0 = Y2_GPIO_NUM;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config.pin_d1 = Y3_GPIO_NUM;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config.pin_d2 = Y4_GPIO_NUM;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config.pin_d3 = Y5_GPIO_NUM;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config.pin_d4 = Y6_GPIO_NUM;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config.pin_d5 = Y7_GPIO_NUM;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config.pin_d6 = Y8_GPIO_NUM;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config.pin_d7 = Y9_GPIO_NUM;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config.pin_xclk = XCLK_GPIO_NUM;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config.pin_pclk = PCLK_GPIO_NUM;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config.pin_vsync = VSYNC_GPIO_NUM;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config.pin_href = HREF_GPIO_NUM;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config.pin_sscb_sda = SIOD_GPIO_NUM;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config.pin_sscb_scl = SIOC_GPIO_NUM;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config.pin_pwdn = PWDN_GPIO_NUM;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config.pin_reset = RESET_GPIO_NUM;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config.xclk_freq_hz = 20000000;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config.pixel_format = PIXFORMAT_JPEG;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//init with high specs to pre-allocate larger buffers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if(psramFound()){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config.frame_size = FRAMESIZE_UXGA;</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config.jpeg_quality = 10;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config.fb_count =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else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config.frame_size = FRAMESIZE_SVGA;</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config.jpeg_quality = 12;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config.fb_count =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camera init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esp_err_t err = esp_camera_init(&amp;config);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 (err != ESP_OK)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Serial.printf("Camera init failed with error 0x%x", err);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//drop down frame size for higher initial frame rate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sensor_t * s = esp_camera_sensor_get();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s-&gt;set_framesize(s, FRAMESIZE_CIF);</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WiFi.begin(ssid, password);</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while (WiFi.status() != WL_CONNECTED)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delay(500);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Serial.println("WiFi connected");</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startCameraServer();</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Serial.print("Camera Ready! Use 'http://");</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Serial.print(WiFi.localIP());</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WiFiAddr = WiFi.localIP().toString();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 to connect");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void loop()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put your main code here, to run repeatedly:</w:t>
      </w:r>
    </w:p>
    <w:p w:rsidR="00056379" w:rsidRPr="00056379" w:rsidRDefault="00056379" w:rsidP="00056379">
      <w:pPr>
        <w:spacing w:before="80"/>
        <w:ind w:left="1372" w:right="1331"/>
        <w:rPr>
          <w:rFonts w:ascii="Times New Roman" w:hAnsi="Times New Roman" w:cs="Times New Roman"/>
          <w:sz w:val="24"/>
          <w:szCs w:val="24"/>
        </w:rPr>
      </w:pPr>
    </w:p>
    <w:p w:rsid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pStyle w:val="Heading1"/>
      </w:pPr>
      <w:r>
        <w:t>CODE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Copyright 2015-2016 Espressif Systems (Shanghai) PTE LTD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Licensed under the Apache License, Version 2.0 (the "License");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you may not use this file except in compliance with the License.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You may obtain a copy of the License at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http://www.apache.org/licenses/LICENSE-2.0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Unless required by applicable law or agreed to in writing, software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distributed under the License is distributed on an "AS IS" BASIS,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WITHOUT WARRANTIES OR CONDITIONS OF ANY KIND, either express or implied.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See the License for the specific language governing permissions and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limitations under the License.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#include "esp_http_server.h"</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#include "esp_timer.h"</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#include "esp_camera.h"</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#include "img_converters.h"</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#include "camera_index.h"</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#include "Arduino.h"</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int gpLb;</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int gpLf;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extern int gpRb;</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int gpRf;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int gpLed;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extern String WiFiAddr;</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void WheelAct(int nLf, int nLb, int nRf, int nRb);</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typedef struct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size_t size; //number of values used for filtering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size_t index; //current value index</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size_t count; //value count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int sum;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int * values; //array to be filled with values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ra_filter_t;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typedef struct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size_t 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jpg_chunking_t;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#define PART_BOUNDARY "123456789000000000000987654321"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const char* _STREAM_CONTENT_TYPE = "multipart/x-mixed-replace;boundary=" PART_BOUNDARY;</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const char* _STREAM_BOUNDARY = "\r\n--" PART_BOUNDARY "\r\n";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const char* _STREAM_PART = "Content-Type: image/jpeg\r\nContent-Length: %u\r\n\r\n";</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ra_filter_t ra_filter;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httpd_handle_t stream_httpd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httpd_handle_t camera_httpd = NULL;</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ra_filter_t * ra_filter_init(ra_filter_t * filter, size_t sample_size){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memset(filter, 0, sizeof(ra_filter_t));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filter-&gt;values = (int *)malloc(sample_size * sizeof(int));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if(!filter-&gt;values){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memset(filter-&gt;values, 0, sample_size * sizeof(int));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filter-&gt;size = sample_size;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filter;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int ra_filter_run(ra_filter_t * filter, int value){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if(!filter-&gt;values){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value;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filter-&gt;sum -= filter-&gt;values[filter-&gt;index];</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filter-&gt;values[filter-&gt;index] = value;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filter-&gt;sum += filter-&gt;values[filter-&gt;index];</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filter-&gt;index++;</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filter-&gt;index = filter-&gt;index % filter-&gt;size;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 (filter-&gt;count &lt; filter-&gt;size)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filter-&gt;count++;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filter-&gt;sum / filter-&gt;count;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size_t jpg_encode_stream(void * arg, size_t index, const void* data, size_t 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jpg_chunking_t *j = (jpg_chunking_t *)arg;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if(!index){</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j-&gt;len =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if(httpd_resp_send_chunk(j-&gt;req, (const char *)data, len) != ESP_OK){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j-&gt;len += 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capture_handler(httpd_req_t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camera_fb_t * fb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esp_err_t res = ESP_OK;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int64_t fr_start = esp_timer_get_time();</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fb = esp_camera_fb_get();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 (!fb)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Serial.printf("Camera capture failed");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httpd_resp_send_500(req);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ESP_FAIL;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"image/jpeg");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httpd_resp_set_hdr(req, "Content-Disposition", "inline; filename=capture.jpg");</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size_t fb_len =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if(fb-&gt;format == PIXFORMAT_JPEG){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fb_len = fb-&gt;len;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res = httpd_resp_send(req, (const char *)fb-&gt;buf, fb-&gt;len);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else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jpg_chunking_t jchunk = {req,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res = frame2jpg_cb(fb, 80, jpg_encode_stream, &amp;jchunk)?ESP_OK:ESP_FAIL;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httpd_resp_send_chunk(req, NULL,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fb_len = jchunk.len;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esp_camera_fb_return(fb);</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int64_t fr_end = esp_timer_get_time();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Serial.printf("JPG: %uB %ums", (uint32_t)(fb_len), (uint32_t)((fr_end - fr_start)/1000));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res;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stream_handler(httpd_req_t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camera_fb_t * fb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esp_err_t res = ESP_OK;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size_t _jpg_buf_len =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uint8_t * _jpg_buf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char * part_buf[64];</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static int64_t last_frame =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if(!last_frame)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last_frame = esp_timer_get_time();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res = httpd_resp_set_type(req, _STREAM_CONTENT_TYPE);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if(res != ESP_OK){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res;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while(true){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fb = esp_camera_fb_get();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 (!fb)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Serial.printf("Camera capture failed");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res = ESP_FAIL;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else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if(fb-&gt;format != PIXFORMAT_JPEG){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bool jpeg_converted = frame2jpg(fb, 80, &amp;_jpg_buf, &amp;_jpg_buf_len);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esp_camera_fb_return(fb);</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fb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if(!jpeg_converted){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Serial.printf("JPEG compression failed");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res = ESP_FAIL;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else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_jpg_buf_len = fb-&gt;len;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_jpg_buf = fb-&gt;buf;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if(res == ESP_OK){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size_t hlen = snprintf((char *)part_buf, 64, _STREAM_PART, _jpg_buf_len);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res = httpd_resp_send_chunk(req, (const char *)part_buf, hlen);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if(res == ESP_OK){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res = httpd_resp_send_chunk(req, (const char *)_jpg_buf, _jpg_buf_len);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if(res == ESP_OK){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res = httpd_resp_send_chunk(req, _STREAM_BOUNDARY, </w:t>
      </w:r>
      <w:r w:rsidRPr="00056379">
        <w:rPr>
          <w:rFonts w:ascii="Times New Roman" w:hAnsi="Times New Roman" w:cs="Times New Roman"/>
          <w:sz w:val="24"/>
          <w:szCs w:val="24"/>
        </w:rPr>
        <w:lastRenderedPageBreak/>
        <w:t>strlen(_STREAM_BOUNDARY));</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if(fb){</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esp_camera_fb_return(fb);</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fb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_jpg_buf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else if(_jpg_buf){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free(_jpg_buf);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_jpg_buf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if(res != ESP_OK){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break;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int64_t fr_end = esp_timer_get_time();</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int64_t frame_time = fr_end - last_frame;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last_frame = fr_end;</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frame_time /= 1000;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uint32_t avg_frame_time = ra_filter_run(&amp;ra_filter, frame_time);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Serial.printf("MJPG: %uB %ums (%.1ffps), AVG: %ums (%.1ffps)"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,(uint32_t)(_jpg_buf_len),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(uint32_t)frame_time, 1000.0 / (uint32_t)frame_time,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avg_frame_time, 1000.0 / avg_frame_time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last_frame =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res;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cmd_handler(httpd_req_t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char*  buf;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size_t buf_len;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char variable[32] =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char value[32] = {0,};</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buf_len = httpd_req_get_url_query_len(req) + 1;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if (buf_len &gt; 1)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buf = (char*)malloc(buf_len);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if(!buf){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httpd_resp_send_500(req);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ESP_FAIL;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 (httpd_req_get_url_query_str(req, buf, buf_len) == ESP_OK)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 (httpd_query_key_value(buf, "var", variable, sizeof(variable)) == ESP_OK &amp;&amp;</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httpd_query_key_value(buf, "val", value, sizeof(value)) == ESP_OK)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else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free(buf);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httpd_resp_send_404(req);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ESP_FAIL;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else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free(buf);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httpd_resp_send_404(req);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ESP_FAIL;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free(buf);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 else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httpd_resp_send_404(req);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ESP_FAIL;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int val = atoi(value);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sensor_t * s = esp_camera_sensor_get();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int res = 0;</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if(!strcmp(variable, "framesize"))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if(s-&gt;pixformat == PIXFORMAT_JPEG) res = s-&gt;set_framesize(s, (framesize_t)val);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"quality")) res = s-&gt;set_quality(s,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"contrast")) res = s-&gt;set_contrast(s,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"brightness")) res = s-&gt;set_brightness(s,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else if(!strcmp(variable, "saturation")) res = s-&gt;set_saturation(s,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"gainceiling")) res = s-&gt;set_gainceiling(s, (gainceiling_t)val);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"colorbar")) res = s-&gt;set_colorbar(s,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"awb")) res = s-&gt;set_whitebal(s,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"agc")) res = s-&gt;set_gain_ctrl(s,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"aec")) res = s-&gt;set_exposure_ctrl(s,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"hmirror")) res = s-&gt;set_hmirror(s,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"vflip")) res = s-&gt;set_vflip(s,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"awb_gain")) res = s-&gt;set_awb_gain(s,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"agc_gain")) res = s-&gt;set_agc_gain(s,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"aec_value")) res = s-&gt;set_aec_value(s,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"aec2")) res = s-&gt;set_aec2(s,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"dcw")) res = s-&gt;set_dcw(s,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"bpc")) res = s-&gt;set_bpc(s,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"wpc")) res = s-&gt;set_wpc(s,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"raw_gma")) res = s-&gt;set_raw_gma(s,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"lenc")) res = s-&gt;set_lenc(s,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"special_effect")) res = s-&gt;set_special_effect(s,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"wb_mode")) res = s-&gt;set_wb_mode(s,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if(!strcmp(variable, "ae_level")) res = s-&gt;set_ae_level(s, val);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else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res =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if(res){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httpd_resp_send_500(req);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httpd_resp_set_hdr(req, "Access-Control-Allow-Origin",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httpd_resp_send(req, NULL,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status_handler(httpd_req_t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static char json_response[1024];</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sensor_t * s = esp_camera_sensor_get();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char * p = json_response;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 =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"\"framesize\":%u,", s-&gt;status.framesize);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"\"quality\":%u,", s-&gt;status.quality);</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"\"brightness\":%d,", s-&gt;status.brightness);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"\"contrast\":%d,", s-&gt;status.contrast);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"\"saturation\":%d,", s-&gt;status.saturation);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"\"special_effect\":%u,", s-&gt;status.special_effect);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"\"wb_mode\":%u,", s-&gt;status.wb_mode);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"\"awb\":%u,", s-&gt;status.awb);</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"\"awb_gain\":%u,", s-&gt;status.awb_gain);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"\"aec\":%u,", s-&gt;status.aec);</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"\"aec2\":%u,", s-&gt;status.aec2);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"\"ae_level\":%d,", s-&gt;status.ae_level);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"\"aec_value\":%u,", s-&gt;status.aec_value);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"\"agc\":%u,", s-&gt;status.agc);</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"\"agc_gain\":%u,", s-&gt;status.agc_gain);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"\"gainceiling\":%u,", s-&gt;status.gainceiling);</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"\"bpc\":%u,", s-&gt;status.bpc);</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"\"wpc\":%u,", s-&gt;status.wpc);</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"\"raw_gma\":%u,", s-&gt;status.raw_gma);</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"\"lenc\":%u,", s-&gt;status.lenc);</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"\"hmirror\":%u,", s-&gt;status.hmirror);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"\"dcw\":%u,", s-&gt;status.dcw);</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p+=sprintf(p, "\"colorbar\":%u", s-&gt;status.colorbar);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 = 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"application/json");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httpd_resp_set_hdr(req, "Access-Control-Allow-Origin",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httpd_resp_send(req, json_response, strlen(json_response));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index_handler(httpd_req_t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"text/html");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String page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"&lt;meta name=\"viewport\" content=\"width=device-width, initial-scale=1.0, </w:t>
      </w:r>
      <w:r w:rsidRPr="00056379">
        <w:rPr>
          <w:rFonts w:ascii="Times New Roman" w:hAnsi="Times New Roman" w:cs="Times New Roman"/>
          <w:sz w:val="24"/>
          <w:szCs w:val="24"/>
        </w:rPr>
        <w:lastRenderedPageBreak/>
        <w:t>maximum-scale=1.0, user-scalable=0\"&gt;\n";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"&lt;script&gt;var xhttp = new XMLHttpRequest();&lt;/script&gt;";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"&lt;script&gt;function getsend(arg) { xhttp.open('GET', arg +'?' + new Date().getTime(), true); xhttp.send() } &lt;/script&gt;";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"&lt;p align=center&gt;&lt;IMG SRC='http://" + WiFiAddr + ":81/stream' style='width:280px;'&gt;&lt;/p&gt;&lt;br/&gt;&lt;br/&gt;";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"&lt;p align=center&gt;&lt;IMG SRC='http://" + WiFiAddr + ":81/stream' style='width:300px; transform:rotate(180deg);'&gt;&lt;/p&gt;&lt;br/&gt;&lt;br/&gt;";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"&lt;p align=center&gt; &lt;button style=background-color:lightgrey;width:90px;height:80px onmousedown=getsend('go') onmouseup=getsend('stop') ontouchstart=getsend('go') ontouchend=getsend('stop') &gt;&lt;b&gt;Forward&lt;/b&gt;&lt;/button&gt; &lt;/p&gt;";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"&lt;p align=center&gt;";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"&lt;button style=background-color:lightgrey;width:90px;height:80px; onmousedown=getsend('left') onmouseup=getsend('stop') ontouchstart=getsend('left') ontouchend=getsend('stop')&gt;&lt;b&gt;Left&lt;/b&gt;&lt;/button&gt;&amp;nbsp;";</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"&lt;button style=background-color:indianred;width:90px;height:80px onmousedown=getsend('stop') onmouseup=getsend('stop')&gt;&lt;b&gt;Stop&lt;/b&gt;&lt;/button&gt;&amp;nbsp;";</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"&lt;button style=background-color:lightgrey;width:90px;height:80px onmousedown=getsend('right') onmouseup=getsend('stop') ontouchstart=getsend('right') ontouchend=getsend('stop')&gt;&lt;b&gt;Right&lt;/b&gt;&lt;/button&gt;";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"&lt;/p&gt;";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"&lt;p align=center&gt;&lt;button style=background-color:lightgrey;width:90px;height:80px onmousedown=getsend('back') onmouseup=getsend('stop') ontouchstart=getsend('back') ontouchend=getsend('stop') &gt;&lt;b&gt;Backward&lt;/b&gt;&lt;/button&gt;&lt;/p&gt;";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"&lt;p align=center&gt;";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"&lt;button style=background-color:yellow;width:140px;height:40px onmousedown=getsend('ledon')&gt;&lt;b&gt;Light ON&lt;/b&gt;&lt;/button&gt;";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"&lt;button style=background-color:yellow;width:140px;height:40px onmousedown=getsend('ledoff')&gt;&lt;b&gt;Light OFF&lt;/b&gt;&lt;/button&gt;";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page += "&lt;/p&gt;";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httpd_resp_send(req, &amp;page[0], strlen(&amp;page[0]));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static esp_err_t go_handler(httpd_req_t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WheelAct(HIGH, LOW, HIGH, LOW);</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Serial.println("Go");</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"text/html");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httpd_resp_send(req, "OK",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back_handler(httpd_req_t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WheelAct(LOW, HIGH, LOW, HIGH);</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Serial.println("Back");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"text/html");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httpd_resp_send(req, "OK",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left_handler(httpd_req_t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WheelAct(HIGH, LOW, LOW, HIGH);</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Serial.println("Left");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"text/html");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httpd_resp_send(req, "OK",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right_handler(httpd_req_t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WheelAct(LOW, HIGH, HIGH, LOW);</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Serial.println("Right");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"text/html");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httpd_resp_send(req, "OK",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stop_handler(httpd_req_t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WheelAct(LOW, LOW, LOW, LOW);</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Serial.println("Stop");</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"text/html");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httpd_resp_send(req, "OK",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ledon_handler(httpd_req_t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digitalWrite(gpLed, HIGH);</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Serial.println("LED ON");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"text/html");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return httpd_resp_send(req, "OK",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static esp_err_t ledoff_handler(httpd_req_t *req){</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digitalWrite(gpLed, LOW);</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Serial.println("LED OFF");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httpd_resp_set_type(req, "text/html");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return httpd_resp_send(req, "OK", 2);</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void startCameraServer(){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httpd_config_t config = HTTPD_DEFAULT_CONFIG();</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go_uri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"/go",</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go_handler,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back_uri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"/back",</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back_handler,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stop_uri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"/stop",</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stop_handler,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left_uri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"/left",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left_handler,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right_uri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"/right",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right_handler,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ledon_uri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"/ledon",</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ledon_handler,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ledoff_uri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"/ledoff",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ledoff_handler,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index_uri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index_handler,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status_uri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"/status",</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status_handler,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cmd_uri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"/control",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cmd_handler,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capture_uri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"/capture",</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capture_handler,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httpd_uri_t stream_uri =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.uri       = "/stream",</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.method    = HTTP_GET,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.handler   = stream_handler,</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.user_ctx  = NULL</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ra_filter_init(&amp;ra_filter, 20);</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Serial.printf("Starting web server on port: '%d'", config.server_port);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 (httpd_start(&amp;camera_httpd, &amp;config) == ESP_OK)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httpd_register_uri_handler(camera_httpd, &amp;index_uri);</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httpd_register_uri_handler(camera_httpd, &amp;go_uri);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httpd_register_uri_handler(camera_httpd, &amp;back_uri);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httpd_register_uri_handler(camera_httpd, &amp;stop_uri);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httpd_register_uri_handler(camera_httpd, &amp;left_uri);</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httpd_register_uri_handler(camera_httpd, &amp;right_uri);</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httpd_register_uri_handler(camera_httpd, &amp;ledon_uri);</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httpd_register_uri_handler(camera_httpd, &amp;ledoff_uri);</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config.server_port +=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lastRenderedPageBreak/>
        <w:t xml:space="preserve">    config.ctrl_port += 1;</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Serial.printf("Starting stream server on port: '%d'", config.server_port);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if (httpd_start(&amp;stream_httpd, &amp;config) == ESP_OK)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httpd_register_uri_handler(stream_httpd, &amp;stream_uri);</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void WheelAct(int nLf, int nLb, int nRf, int nRb)</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digitalWrite(gpLf, nLf);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digitalWrite(gpLb, nLb);</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digitalWrite(gpRf, nRf);</w:t>
      </w:r>
    </w:p>
    <w:p w:rsidR="00056379" w:rsidRP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 xml:space="preserve"> digitalWrite(gpRb, nRb);</w:t>
      </w:r>
    </w:p>
    <w:p w:rsidR="00056379" w:rsidRDefault="00056379" w:rsidP="00056379">
      <w:pPr>
        <w:spacing w:before="80"/>
        <w:ind w:left="1372" w:right="1331"/>
        <w:rPr>
          <w:rFonts w:ascii="Times New Roman" w:hAnsi="Times New Roman" w:cs="Times New Roman"/>
          <w:sz w:val="24"/>
          <w:szCs w:val="24"/>
        </w:rPr>
      </w:pPr>
      <w:r w:rsidRPr="00056379">
        <w:rPr>
          <w:rFonts w:ascii="Times New Roman" w:hAnsi="Times New Roman" w:cs="Times New Roman"/>
          <w:sz w:val="24"/>
          <w:szCs w:val="24"/>
        </w:rPr>
        <w:t>}</w:t>
      </w: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pStyle w:val="Heading1"/>
      </w:pPr>
      <w:r>
        <w:t>CODE3</w:t>
      </w:r>
    </w:p>
    <w:p w:rsidR="00056379" w:rsidRDefault="00056379" w:rsidP="00056379">
      <w:pPr>
        <w:pStyle w:val="Heading1"/>
      </w:pP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//File: index.html.gz, Size: 3635 </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#define index_html_gz_len 3635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const uint8_t index_html_gz[] = {</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0x1F, 0x8B, 0x08, 0x08, 0x8A, 0xF8, 0xFE, 0x5B, 0x00, 0x03, 0x69, 0x6E, 0x64, 0x65, 0x78, 0x2E,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0x68, 0x74, 0x6D, 0x6C, 0x00, 0xDD, 0x5C, 0xFD, 0x72, 0xDA, 0xB8, 0x16, 0xFF, 0x7F, 0x9F, 0xC2,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0x71, 0x77, 0x8B, 0x3D, 0x6B, 0x08, 0x10, 0x92, 0xA6, 0x26, 0x90, 0x0D, 0x84, 0xB6, 0x3B, 0xD3,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0xAF, 0x6D, 0xF6, 0xEE, 0xEE, 0xCC, 0xCE, 0x4E, 0x2B, 0x6C, 0x19, 0xD4, 0x18, 0x8B, 0xDA, 0x72,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0x80, 0xB2, 0x7E, 0x8E, 0xFB, 0x40, 0xF7, 0xC5, 0xEE, 0x91, 0x64, 0x1B, 0x9B, 0x8F, 0x10, 0xA0,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0x85, 0x4E, 0x9B, 0x19, 0x90, 0xE5, 0xA3, 0xA3, 0x73, 0xCE, 0xEF, 0x7C, 0x48, 0xC6, 0xEA, 0xC5,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0x91, 0x4D, 0x2D, 0x36, 0x19, 0x62, 0xA5, 0xCF, 0x06, 0x6E, 0xF3, 0x87, 0x0B, 0xF9, 0xA5, 0xC0,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0xBF, 0x8B, 0x3E, 0x46, 0xB6, 0x6C, 0x8A, 0xCB, 0x01, 0x66, 0x48, 0xB1, 0xFA, 0xC8, 0x0F, 0x30,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0x6B, 0xA8, 0x21, 0x73, 0x8A, 0xE7, 0xEA, 0xFC, 0x6D, 0x0F, 0x0D, 0x70, 0x43, 0xBD, 0x23, 0x78,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0x34, 0xA4, 0x3E, 0x53, 0x15, 0x8B, 0x7A, 0x0C, 0x7B, 0x40, 0x3E, 0x22, 0x36, 0xEB, 0x37, 0x6C,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0x7C, 0x47, 0x2C, 0x5C, 0x14, 0x17, 0x06, 0xF1, 0x08, 0x23, 0xC8, 0x2D, 0x06, 0x16, 0x72, 0x71,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0xA3, 0x92, 0xE5, 0xC5, 0x08, 0x73, 0x71, 0xB3, 0x73, 0xF3, 0xF6, 0xA4, 0xAA, 0xBC, 0xF9, 0xA3,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0x5A, 0x3B, 0x2B, 0x5F, 0x1C, 0xCB, 0xBE, 0x19, 0x4D, 0xC0, 0x26, 0xFC, 0xBA, 0x4B, 0xED, 0xC9,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0xD4, 0x81, 0x69, 0x8A, 0x0E, 0x1A, 0x10, 0x77, 0x62, 0x5E, 0xF9, 0xC0, 0xD4, 0x78, 0x81, 0xDD,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0x3B, 0xCC, 0x88, 0x85, 0x8C, 0x00, 0x79, 0x41, 0x31, 0xC0, 0x3E, 0x71, 0xEA, 0x5D, 0x64, 0xDD,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0xF6, 0x7C, 0x1A, 0x7A, 0xB6, 0xF9, 0xA8, 0x72, 0xCE, 0xFF, 0xEA, 0x16, 0x75, 0xA9, 0x6F, 0x3E,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0xEA, 0x3C, 0xE3, 0x7F, 0x75, 0xC1, 0x27, 0x20, 0x9F, 0xB1, 0x59, 0x39, 0x1B, 0x8E, 0xA3, 0x7E,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0x75, 0x9A, 0xE9, 0x39, 0x87, 0x9E, 0x00, 0x5B, 0x8C, 0x50, 0xAF, 0x34, 0x40, 0xC4, 0x9B, 0xDA,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0x24, 0x18, 0xBA, 0x68, 0x62, 0x3A, 0x2E, 0x1E, 0x47, 0x8F, 0x06, 0xD8, 0x0B, 0x8D, 0xDC, 0x7D,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0xDE, 0x5F, 0xB4, 0x89, 0x2F, 0xFB, 0x4C, 0x98, 0x2A, 0x1C, 0x78, 0x92, 0x30, 0x1D, 0xEB, 0x51,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0x0F, 0xD7, 0x05, 0xE1, 0xC8, 0x47, 0x43, 0xB8, 0xE4, 0x5F, 0xF5, 0x01, 0xF1, 0xA4, 0x91, 0xCC,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0x93, 0x5A, 0x79, 0x38, 0xCE, 0x09, 0x7E, 0x72, 0xC6, 0xFF, 0xEA, 0x43, 0x64, 0xDB, 0xC4, 0xEB,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lastRenderedPageBreak/>
        <w:t xml:space="preserve"> 0x99, 0xE7, 0xFC, 0x36, 0xF5, 0x6D, 0xEC, 0x17, 0x7D, 0x64, 0x93, 0x30, 0x30, 0x6B, 0xD0, 0x33,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0x40, 0x7E, 0x0F, 0x78, 0x30, 0x3A, 0x34, 0x8B, 0x95, 0xF2, 0xAC, 0xC3, 0x27, 0xBD, 0x3E, 0x33,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0x79, 0x4F, 0xF4, 0x28, 0xC6, 0x26, 0xA7, 0x46, 0x46, 0x14, 0x21, 0x08, 0x72, 0x49, 0xCF, 0x2B,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0x12, 0x86, 0x07, 0x81, 0x19, 0x30, 0x1F, 0x33, 0xAB, 0x1F, 0x39, 0xA4, 0x17, 0xFA, 0x78, 0x9A,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0x08, 0x50, 0x8E, 0x79, 0x43, 0xA3, 0x38, 0xC2, 0xDD, 0x5B, 0xC2, 0x8A, 0xF1, 0x64, 0x5D, 0xEC,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0x50, 0x1F, 0xA7, 0x04, 0xC5, 0xAE, 0x4B, 0xAD, 0xDB, 0x62, 0xC0, 0x90, 0xCF, 0x16, 0x89, 0x91,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0xC3, 0xB0, 0x3F, 0x4F, 0x8B, 0x41, 0xE1, 0x05, 0xCA, 0x84, 0x41, 0x7C, 0x49, 0x3C, 0x97, 0x78,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0x78, 0x15, 0x5B, 0xC9, 0x21, 0x4F, 0x2A, 0xFA, 0x62, 0x35, 0x14, 0x32, 0xE8, 0xA5, 0x16, 0x10,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0x93, 0xD6, 0xA5, 0xE1, 0x2B, 0xE5, 0xF2, 0x4F, 0xF5, 0x3E, 0x16, 0xF6, 0x42, 0x21, 0xA3, 0xF7,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0x1B, 0x99, 0xFB, 0xC6, 0x2F, 0x03, 0x6C, 0x13, 0xA4, 0x68, 0x33, 0xF0, 0x94, 0xF3, 0x32, 0x58,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0x5A, 0x57, 0x90, 0x67, 0x2B, 0x1A, 0xF5, 0x09, 0x58, 0x1B, 0x09, 0x57, 0x70, 0xA1, 0x07, 0xDC,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0x7E, 0x88, 0xF5, 0xE9, 0x3A, 0x18, 0x62, 0x8F, 0x58, 0x0D, 0xC4, 0x12, 0x0D, 0x06, 0x68, 0x5C,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0xCC, 0x68, 0xC1, 0x2F, 0x63, 0x4D, 0x20, 0xD4, 0x2C, 0x0D, 0x3A, 0xEF, 0xFA, 0x4A, 0x51, 0xE1,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0xAE, 0xA5, 0xC7, 0xEA, 0x0A, 0x15, 0x33, 0xEA, 0x7E, 0x2F, 0x28, 0x27, 0x11, 0xFB, 0xA8, 0x1B,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0x32, 0x46, 0xBD, 0x60, 0x8D, 0x99, 0x3F, 0x86, 0x01, 0x23, 0xCE, 0xA4, 0x18, 0x83, 0x62, 0x06,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0x43, 0x04, 0xF9, 0xAA, 0x8B, 0xD9, 0x08, 0x63, 0x08, 0x5D, 0x0F, 0xDD, 0x01, 0xDC, 0xBD, 0x9E,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0x8B, 0xA7, 0x56, 0xE8, 0x07, 0x90, 0x39, 0x86, 0x94, 0x00, 0xA5, 0x5F, 0xCF, 0x01, 0x90, 0x25,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0x2C, 0x5A, 0xDD, 0x29, 0x0D, 0x19, 0x17, 0x09, 0x44, 0xA4, 0xC0, 0x8F, 0xB0, 0x09, 0xB4, 0xA4,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0xD9, 0xCB, 0x89, 0xCD, 0xCB, 0x73, 0x63, 0x4C, 0xAB, 0x8F, 0xAD, 0x5B, 0x6C, 0xFF, 0x9C, 0x4F,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0x17, 0x22, 0xD5, 0x94, 0x88, 0x37, 0x0C, 0x59, 0x91, 0x27, 0x84, 0xE1, 0x1A, 0x7D, 0x84, 0x25,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0xE2, 0x29, 0xAA, 0xD5, 0xD4, 0x67, 0xCD, 0xD3, 0xE1, 0x58, 0x29, 0xE7, 0x18, 0x35, 0x5D, 0xD4,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0xC5, 0x6E, 0xCA, 0x2E, 0x36, 0xA2, 0xF4, 0xA7, 0xD8, 0x09, 0x32, 0xD9, 0x23, 0x93, 0xA1, 0x6A,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0x4F, 0x7E, 0xCA, 0x31, 0x52, 0x44, 0xDB, 0xC8, 0x75, 0x05, 0xD8, 0x05, 0x18, 0x64, 0x42, 0x84,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0x9E, 0x91, 0x59, 0x89, 0x4A, 0x3E, 0xF2, 0x7A, 0x18, 0x00, 0x1C, 0x1B, 0x49, 0x33, 0x93, 0x52,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0x97, 0x4D, 0x6F, 0x96, 0x15, 0x10, 0x3B, 0x92, 0x40, 0x2E, 0x78, 0x7C, 0xA2, 0x56, 0x86, 0xBA,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0x52, 0x4D, 0x73, 0x23, 0x18, 0x3A, 0x67, 0x0A, 0x9E, 0x35, 0xE7, 0x10, 0x8C, 0x2B, 0x81, 0xE3,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0xE4, 0xEB, 0x84, 0xE3, 0x9C, 0x94, 0x4F, 0x6A, 0x73, 0xD1, 0xCF, 0xE7, 0xC9, 0xD7, 0x8A, 0x7A,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0x8A, 0x71, 0x2C, 0xA0, 0xD9, 0xA7, 0x77, 0xD8, 0x9F, 0xE6, 0x59, 0xD5, 0x9E, 0xD6, 0xEC, 0xE4,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0x3E, 0x02, 0xBF, 0xBC, 0xC3, 0x79, 0x82, 0x6A, 0xC5, 0xAA, 0x56, 0x62, 0x82, 0x12, 0x68, 0x88,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0xBA, 0x2E, 0xB6, 0x13, 0x57, 0xB3, 0xB1, 0x83, 0x42, 0x97, 0xE5, 0xA4, 0x43, 0x65, 0xFE, 0x17,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0x09, 0x5B, 0xFF, 0xCD, 0xCB, 0x78, 0x43, 0xD8, 0xF2, 0x9F, 0x69, 0x12, 0x20, 0x68, 0x38, 0xC4,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0x08, 0xFA, 0x2C, 0x2C, 0x4B, 0xCD, 0x62, 0x72, 0x13, 0x6E, 0xB1, 0xA4, 0xC0, 0xCC, 0x99, 0x27,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0x09, 0xFF, 0xC5, 0xB9, 0x4C, 0x87, 0x5A, 0x61, 0x30, 0x73, 0xF2, 0x25, 0x14, 0x66, 0x22, 0x4E,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0xE0, 0x12, 0x61, 0xC6, 0xD0, 0xF3, 0xB8, 0x6E, 0x45, 0xE6, 0xC3, 0xC4, 0xD3, 0x25, 0x42, 0x2D,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0xE2, 0x93, 0x15, 0x31, 0x2E, 0xD7, 0x79, 0x50, 0xCA, 0x29, 0xD6, 0x4A, 0x40, 0x61, 0x1E, 0x25,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0x26, 0x7B, 0x80, 0x3C, 0xAC, 0x1F, 0x0E, 0xBA, 0xD3, 0x78, 0x78, 0x05, 0x62, 0x43, 0x32, 0xF0,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0x7B, 0x5D, 0xA4, 0x95, 0x8D, 0xB2, 0x71, 0x02, 0x1F, 0x7A, 0xCE, 0x60, 0x52, 0xE4, 0x6A, 0x75,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0xA1, 0xFA, 0x9E, 0xCE, 0xD7, 0xEB, 0xD8, 0x81, 0xE6, 0xB4, 0x59, 0x85, 0x4F, 0xAE, 0x70, 0x57,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0x4A, 0xDC, 0xE1, 0x57, 0x18, 0x7C, 0x9D, 0x51, 0x17, 0xED, 0xB5, 0xD4, 0x10, 0x03, 0xFA, 0xB9,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0x28, 0xE3, 0xEF, 0x60, 0x58, 0x64, 0x44, 0xD8, 0x37, 0x0E, 0xCB, 0xE5, 0x09, 0xB6, 0xB4, 0x45,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0x59, 0x49, 0xF4, 0x2E, 0xCA, 0x6C, 0x02, 0x6C, 0x3C, 0x28, 0x21, 0x3E, 0x94, 0x92, 0xFA, 0x42,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0xCF, 0xAA, 0xB9, 0x1D, 0xE2, 0xBA, 0x45, 0x97, 0x8E, 0xE6, 0xB2, 0x47, 0xCE, 0xCE, 0xF3, 0x76,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0x9D, 0x37, 0xFF, 0xBD, 0xBC, 0x43, 0xF0, 0xB9, 0xAF, 0xC0, 0x7B, 0xFF, 0x41, 0x34, 0x03, 0xE5,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0x9E, 0x20, 0x59, 0x67, 0xD1, 0x07, 0x0C, 0x5D, 0x34, 0x98, 0xCC, 0x91, 0x51, 0x29, 0x18, 0x11,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0x58, 0x89, 0xCD, 0x15, 0xA3, 0x21, 0x0D, 0x88, 0x58, 0xE6, 0xF9, 0xD8, 0x45, 0x3C, 0xC9, 0x2F,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0x96, 0xE1, 0xB9, 0xE2, 0x91, 0xB9, 0x95, 0xF0, 0x94, 0x65, 0xF4, 0x61, 0x4B, 0x87, 0x92, 0xCC,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0x00, 0xB1, 0xBF, 0x0A, 0xE3, 0xE5, 0x92, 0x7B, 0xCE, 0xB6, 0xD5, 0x7B, 0x7D, 0x38, 0x76, 0xDC,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lastRenderedPageBreak/>
        <w:t xml:space="preserve"> 0x9E, 0x8F, 0x27, 0x09, 0x5B, 0x23, 0xFE, 0x36, 0xE5, 0x4A, 0x6F, 0x79, 0x8D, 0x16, 0x7E, 0x2D,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0xB5, 0x2E, 0xD5, 0x82, 0x68, 0x6E, 0xC8, 0xA2, 0x45, 0x92, 0x05, 0x96, 0xAA, 0x2E, 0x40, 0x9F,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0x06, 0x9B, 0x30, 0x4D, 0x1C, 0x83, 0xBC, 0xE9, 0x62, 0x87, 0x89, 0x85, 0x37, 0xCF, 0x8E, 0x27,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0x39, 0x0F, 0x29, 0xCE, 0xAA, 0xB7, 0xC4, 0x33, 0x5D, 0x3F, 0x25, 0xB6, 0x59, 0x46, 0xCB, 0x7D,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0x6A, 0x39, 0x79, 0x22, 0x78, 0x92, 0x62, 0x85, 0x7A, 0xD0, 0x33, 0x90, 0x01, 0x0C, 0x4A, 0xE0,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0xBF, 0xB4, 0xEA, 0x19, 0x5F, 0x3F, 0xAF, 0xBE, 0x15, 0xC5, 0xCB, 0x9E, 0x85, 0x90, 0x48, 0x4A,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0x6C, 0xC6, 0x0B, 0x6A, 0x73, 0x98, 0xCD, 0x70, 0x5F, 0x58, 0x79, 0xC0, 0x6A, 0x6B, 0x80, 0x20,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0x59, 0x72, 0x13, 0xC2, 0x36, 0x13, 0x74, 0x5B, 0x34, 0xEF, 0x6C, 0x79, 0x56, 0x39, 0xE3, 0x9B,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0xBD, 0x92, 0xE5, 0xD2, 0x20, 0x83, 0x03, 0xEA, 0x82, 0x24, 0x21, 0xC3, 0x75, 0xB9, 0xA4, 0x3B,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0x8D, 0x8D, 0x7A, 0xBA, 0x3C, 0xEC, 0x32, 0x18, 0x64, 0xA1, 0xC9, 0x4B, 0x56, 0xE1, 0x7B, 0x9D,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0xEC, 0x2A, 0x8A, 0xE1, 0x31, 0xD4, 0x37, 0xBE, 0x6F, 0x31, 0x2D, 0x2C, 0xDC, 0x2C, 0x1B, 0x06,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0x95, 0xC5, 0x25, 0x58, 0x54, 0xEA, 0x13, 0xDB, 0xC6, 0x5E, 0x6E, 0x73, 0x1C, 0xCD, 0x76, 0xFC,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0xC7, 0xF1, 0x96, 0x5F, 0x5E, 0xCC, 0x9E, 0x4E, 0x5C, 0xF0, 0x67, 0x00, 0xD9, 0x27, 0x03, 0x72,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0xC9, 0xAF, 0x58, 0x2E, 0x0A, 0x82, 0x86, 0xCA, 0xF7, 0xE2, 0x99, 0x87, 0x0B, 0x82, 0xC4, 0x26,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0x77, 0x0A, 0xB1, 0x1B, 0xAA, 0x4B, 0x7B, 0x74, 0xEE, 0x9E, 0xB8, 0x2F, 0x16, 0xC3, 0x0A, 0xA0,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0xDA, 0x50, 0x73, 0xCB, 0x72, 0x55, 0x8C, 0x9A, 0x75, 0xA9, 0xCD, 0xC7, 0x8F, 0x9E, 0x3E, 0x79,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0x72, 0x56, 0x7F, 0xEC, 0x75, 0x83, 0x61, 0xFC, 0xF9, 0xBB, 0xB8, 0x05, 0x8B, 0x5E, 0xC6, 0x60,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0x21, 0x1A, 0x5C, 0x1C, 0x0B, 0x6E, 0x73, 0x12, 0x1C, 0x83, 0x08, 0x2B, 0x84, 0x8A, 0x63, 0x63,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0x99, 0x5C, 0x09, 0x49, 0x00, 0x4E, 0xDA, 0x45, 0xFE, 0x12, 0x12, 0x41, 0x26, 0x7C, 0x5A, 0x11,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0x29, 0x4D, 0x15, 0x9E, 0xDD, 0xA5, 0xE3, 0x79, 0xD1, 0x85, 0x36, 0xB1, 0xDB, 0xC7, 0x54, 0xD8,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0x5E, 0xC5, 0x10, 0x86, 0x89, 0xE1, 0x7C, 0x33, 0xB2, 0x82, 0x26, 0x95, 0x2F, 0x36, 0x7B, 0x66,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0xFD, 0x2F, 0xA7, 0x76, 0x7C, 0x34, 0xC0, 0xDC, 0xDB, 0xE3, 0xCE, 0xD5, 0x6C, 0xE6, 0x21, 0x48,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0x47, 0xAA, 0xCD, 0x77, 0x58, 0x38, 0x2E, 0xC0, 0xBB, 0xD4, 0xAC, 0x0B, 0x5C, 0x64, 0x08, 0xE6,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0xE7, 0x57, 0x13, 0x11, 0xE3, 0x15, 0x75, 0x11, 0x09, 0x7F, 0x59, 0x23, 0x90, 0x60, 0x47, 0x87,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0xC2, 0xB3, 0xEE, 0x90, 0x1B, 0x82, 0x69, 0x2B, 0x65, 0xB5, 0xF9, 0x9F, 0xBF, 0x9E, 0x5F, 0x69,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0x10, 0x64, 0xE5, 0x71, 0xA5, 0x5A, 0x2E, 0xEB, 0x17, 0xC7, 0x92, 0x64, 0x63, 0x5E, 0x4F, 0xD5,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0xE6, 0x8D, 0x60, 0x55, 0x3D, 0x07, 0x56, 0xE5, 0x6A, 0x6D, 0x7B, 0x56, 0xE7, 0x6A, 0x53, 0x70,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0x02, 0x26, 0xE3, 0x27, 0x67, 0xE7, 0xDB, 0x33, 0x7A, 0x02, 0x32, 0xFD, 0x01, 0x9C, 0xCE, 0x41,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0xBB, 0xB3, 0x5D, 0x94, 0x3B, 0x53, 0x9B, 0x9C, 0xCF, 0x59, 0xAD, 0x3C, 0xAE, 0x9D, 0xEF, 0xC0,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0xE7, 0x54, 0x8D, 0xB7, 0x92, 0xDC, 0x65, 0x93, 0x96, 0xDA, 0x6C, 0xFF, 0xFA, 0x4C, 0xAB, 0x81,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0x8C, 0xD5, 0xA7, 0x67, 0xDB, 0xF3, 0xAE, 0xA9, 0xCD, 0xDF, 0xB8, 0x90, 0x27, 0x55, 0x60, 0x54,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0xDB, 0x41, 0xC8, 0x13, 0xB5, 0xF9, 0x42, 0x70, 0x02, 0x2E, 0xE3, 0xCA, 0x93, 0x1D, 0x44, 0x02,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0xF7, 0xFA, 0x4D, 0x70, 0x02, 0xFF, 0xE2, 0xEE, 0xF5, 0x40, 0x4E, 0x90, 0x28, 0x85, 0x69, 0xEE,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0x89, 0xD3, 0xC5, 0xEC, 0x93, 0xBB, 0x7D, 0x5F, 0x18, 0x7F, 0x0A, 0x21, 0xA7, 0xB3, 0xC9, 0xC6,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0x41, 0x1C, 0x8F, 0x03, 0x95, 0x64, 0xE3, 0x61, 0xF1, 0x9B, 0x91, 0x24, 0x7D, 0x4A, 0xA0, 0x36,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0x2B, 0xE5, 0x35, 0x1A, 0x88, 0xB1, 0xD9, 0x2C, 0x28, 0x06, 0xE7, 0x14, 0x50, 0x15, 0x60, 0x25,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0x62, 0x58, 0x19, 0xA0, 0x31, 0xF8, 0xE8, 0x89, 0x9A, 0x89, 0xEB, 0xAD, 0x52, 0xC4, 0x12, 0x69,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0xD1, 0x58, 0x6D, 0x9E, 0x9D, 0xAC, 0xB3, 0xF7, 0x0E, 0x70, 0x74, 0x45, 0x05, 0xF7, 0x70, 0x10,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0x6C, 0x8C, 0xC8, 0x6C, 0xA8, 0xDA, 0x6C, 0xA5, 0xED, 0x5D, 0x70, 0x29, 0x56, 0x77, 0xC0, 0x25,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0x23, 0x8E, 0x84, 0xA6, 0x58, 0x8D, 0xA1, 0xA9, 0xAA, 0xB3, 0x88, 0xF8, 0x92, 0xC0, 0xAC, 0x93,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0x76, 0x17, 0x5C, 0x78, 0x11, 0xF7, 0x51, 0xC0, 0x36, 0x46, 0x25, 0x19, 0x08, 0x69, 0x2D, 0x6E,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0x1D, 0x0C, 0x91, 0x54, 0x94, 0xEF, 0x00, 0x8F, 0x00, 0xB1, 0xD0, 0x17, 0x4F, 0xDF, 0x37, 0x46,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0x64, 0x36, 0x14, 0xEA, 0x61, 0xDA, 0x3E, 0x18, 0x2A, 0x19, 0x71, 0xBE, 0x07, 0x5C, 0x86, 0xD8,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0x22, 0xC8, 0x7D, 0x8F, 0x1D, 0x07, 0x4A, 0xD6, 0xE6, 0xD8, 0xE4, 0x86, 0x03, 0x3E, 0xF2, 0x5A,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0xE9, 0x88, 0xEB, 0x8D, 0xD7, 0x88, 0x73, 0xEC, 0xBE, 0xD4, 0x42, 0xB1, 0xBC, 0x7C, 0xDD, 0xF2,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0x9A, 0xA6, 0x72, 0x6E, 0xB9, 0x42, 0xA8, 0x00, 0x13, 0xDC, 0x13, 0x7B, 0xBE, 0xAD, 0x79, 0x54,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0xD5, 0xE6, 0x73, 0x1F, 0x4D, 0xC4, 0xCF, 0xB0, 0xBB, 0x2C, 0x7A, 0xDE, 0x61, 0x5B, 0xF9, 0x1D,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lastRenderedPageBreak/>
        <w:t xml:space="preserve"> 0x36, 0x72, 0xBB, 0xAC, 0xC0, 0x9E, 0xFB, 0x18, 0x7B, 0xBB, 0x71, 0x39, 0x85, 0x62, 0x06, 0x8D,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0xDD, 0x98, 0xC0, 0x82, 0xF5, 0x06, 0x0F, 0x09, 0xFA, 0x16, 0x16, 0x5C, 0x68, 0xD4, 0xDD, 0x38,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0x2C, 0x60, 0x8C, 0xDA, 0xBC, 0xFA, 0xB3, 0xB5, 0x71, 0x92, 0x92, 0x0F, 0x9F, 0x1E, 0xE2, 0xE1,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0x32, 0x3B, 0xC5, 0x02, 0xAA, 0x0B, 0x9B, 0xCD, 0xE5, 0x91, 0xF3, 0xD0, 0x0D, 0xE7, 0x12, 0xBD,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0x12, 0x01, 0xC5, 0xF3, 0x19, 0x35, 0xA3, 0xE6, 0xC3, 0x74, 0xFC, 0x7A, 0x19, 0x0C, 0x84, 0x78,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0xDF, 0x43, 0x64, 0xF3, 0xBA, 0x92, 0x0C, 0x14, 0x48, 0x29, 0xCF, 0xA1, 0xB5, 0x2F, 0xB8, 0xE4,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0xB4, 0x07, 0xC3, 0x2C, 0xD6, 0xFA, 0xD0, 0xC0, 0x81, 0x20, 0x03, 0x6A, 0x6F, 0xFE, 0x38, 0x22,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0x1E, 0xA7, 0x36, 0x01, 0xB5, 0x57, 0xD0, 0xD8, 0xB8, 0xCA, 0x24, 0x0C, 0xBE, 0x72, 0x79, 0xB9,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0x0A, 0x19, 0xDD, 0xA5, 0xB2, 0xDC, 0x84, 0x9E, 0x37, 0xD9, 0xA5, 0xAC, 0xB4, 0x5D, 0x1A, 0xDA,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0xDB, 0x73, 0x80, 0x9A, 0xF2, 0xC6, 0x71, 0x88, 0xB5, 0x7D, 0x55, 0x82, 0x8A, 0xF2, 0x82, 0x0E,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0x1E, 0x38, 0xFE, 0x2B, 0x67, 0x71, 0x6C, 0x6D, 0x9E, 0x20, 0xB0, 0x05, 0x28, 0x76, 0xDA, 0xCA,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0x4D, 0xE7, 0xF5, 0xCD, 0x9B, 0x77, 0xFB, 0xC9, 0x0E, 0x30, 0xE7, 0x81, 0x12, 0x03, 0xD7, 0xF6,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0xD0, 0x39, 0x01, 0x84, 0xA8, 0x6E, 0x83, 0x53, 0x55, 0x02, 0x75, 0x7D, 0xF3, 0x76, 0x5F, 0x28,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0x55, 0x0F, 0x07, 0x53, 0xF5, 0x5B, 0xC0, 0xE9, 0xBD, 0x8B, 0xEF, 0xB0, 0xBB, 0x05, 0x56, 0x72,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0x20, 0xC7, 0x4B, 0x79, 0xC9, 0x5B, 0x07, 0xDB, 0xC8, 0xA5, 0xA2, 0x7C, 0x07, 0xDB, 0x38, 0xF0,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0x8A, 0xF7, 0x42, 0xE8, 0x6D, 0x82, 0x47, 0x8E, 0x54, 0x9B, 0x9D, 0xF1, 0x90, 0x06, 0xA1, 0xFF,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0xC0, 0x82, 0xBA, 0x1C, 0x91, 0x5D, 0x9E, 0x0C, 0xCE, 0x44, 0x91, 0x88, 0x24, 0x8F, 0x06, 0xF9,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0x93, 0xFD, 0x14, 0x93, 0x6A, 0xB9, 0xF6, 0x45, 0x51, 0xE1, 0xCC, 0xBF, 0x26, 0x30, 0xBD, 0x2D,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0xEA, 0x4E, 0x8F, 0xD7, 0x9D, 0xE7, 0xED, 0xFD, 0xA4, 0xB2, 0xDE, 0xC1, 0x0A, 0x4E, 0xEF, 0xA0,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0x05, 0x47, 0x91, 0xBF, 0x76, 0xA6, 0x30, 0x6D, 0xB9, 0x89, 0x88, 0x07, 0xC2, 0xDE, 0x79, 0x9B,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0x0D, 0x44, 0xF6, 0xA1, 0xFA, 0x78, 0x97, 0xD0, 0x49, 0xC4, 0xC8, 0x47, 0xCE, 0xC9, 0x2C, 0x6E,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0x4E, 0xBF, 0x68, 0xD4, 0x9C, 0xAC, 0x95, 0x76, 0x97, 0xA0, 0xE1, 0x9A, 0x58, 0x98, 0xB8, 0xFC,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0xA5, 0xC7, 0x4D, 0x01, 0xC9, 0x8C, 0x95, 0x98, 0x28, 0x6D, 0x79, 0xB5, 0x0B, 0x36, 0xD5, 0x5D,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0xB0, 0xC9, 0x4A, 0x94, 0x87, 0xE7, 0xEC, 0x2B, 0x55, 0x9A, 0x4A, 0xF5, 0xFC, 0x6B, 0xC2, 0xD3,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0x1D, 0x6E, 0x9E, 0xD3, 0x60, 0x8C, 0xDA, 0x6C, 0xBD, 0xDD, 0x4F, 0x4E, 0xE3, 0x93, 0x3D, 0x30,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0xA7, 0xED, 0x94, 0xC1, 0x84, 0x52, 0x87, 0x5E, 0x8A, 0x8D, 0xB6, 0x40, 0x63, 0xC4, 0x05, 0xFF,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0x73, 0x4F, 0x68, 0x8C, 0x1E, 0x8E, 0xC6, 0x17, 0xAE, 0x30, 0xA3, 0x6F, 0x01, 0x1F, 0x1F, 0x8D,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0xDE, 0xF7, 0x06, 0x68, 0x63, 0x8C, 0xE2, 0x71, 0x6A, 0xF3, 0x1D, 0x1A, 0x29, 0xCF, 0x5F, 0x5D,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0xED, 0x05, 0xAB, 0x64, 0xD2, 0xC3, 0xE0, 0x95, 0xAA, 0x7C, 0x68, 0xCC, 0x5C, 0xEC, 0x6D, 0x1E,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0x54, 0x7C, 0x90, 0xDA, 0x7C, 0x89, 0xBD, 0x40, 0x69, 0x53, 0x3F, 0x3E, 0x76, 0xB4, 0x17, 0xD4,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0xC4, 0xCC, 0x87, 0x81, 0x4C, 0x2A, 0x7D, 0x68, 0xBC, 0xFA, 0x03, 0xE2, 0xFB, 0xD4, 0xDF, 0x18,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0xB2, 0x78, 0x9C, 0xDA, 0x7C, 0x51, 0x7C, 0x25, 0x5A, 0x7B, 0x81, 0x2B, 0x99, 0xF5, 0x30, 0x88,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0xA5, 0x3A, 0x1F, 0x1A, 0x34, 0xDB, 0x1A, 0x6D, 0x0C, 0x18, 0x8C, 0x51, 0x9B, 0xD7, 0xED, 0x3F,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0x15, 0xED, 0x9A, 0x8E, 0x3C, 0xFE, 0x36, 0x99, 0xD2, 0x79, 0xAD, 0xEF, 0x05, 0x35, 0x3E, 0xF5,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0x61, 0x10, 0x13, 0x4A, 0x1F, 0x1A, 0x2D, 0xF1, 0x66, 0x69, 0x17, 0x6D, 0x1E, 0x63, 0xC9, 0x40,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0xFE, 0x42, 0x05, 0xB4, 0x94, 0x16, 0xDA, 0x4F, 0x94, 0xA5, 0xF3, 0xEE, 0x63, 0x25, 0x38, 0x53,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0xF2, 0xD0, 0x38, 0x39, 0xC8, 0xC2, 0xEF, 0x6D, 0xCC, 0xB6, 0xF9, 0x35, 0x3F, 0x33, 0x56, 0x6D,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0x3E, 0x83, 0x0B, 0xE5, 0x5A, 0x5C, 0xEC, 0xAB, 0x8E, 0x65, 0xE7, 0xDF, 0x07, 0x6A, 0x39, 0x7D,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0xBF, 0x09, 0xE0, 0x60, 0xD5, 0x40, 0x7B, 0xDE, 0x56, 0x2F, 0xE9, 0xE6, 0x86, 0xC7, 0xF0, 0xBD,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0x93, 0xD7, 0xFB, 0x05, 0x70, 0x26, 0xC4, 0xDE, 0x30, 0xCC, 0xE8, 0xBD, 0x0F, 0x18, 0x93, 0x37,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0xDC, 0xC5, 0x5E, 0x53, 0x1E, 0x6C, 0x5D, 0x87, 0x94, 0x24, 0x93, 0xCF, 0x03, 0x30, 0x2B, 0x06,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0x8C, 0xB8, 0xAE, 0xDA, 0x7C, 0x8E, 0x99, 0x72, 0xC3, 0x9B, 0x17, 0xC7, 0x92, 0xE0, 0xE1, 0x5C,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0xE2, 0xB7, 0xC8, 0xF9, 0x61, 0x64, 0x34, 0x50, 0x9B, 0x37, 0xFC, 0x64, 0x2E, 0xF0, 0xE2, 0x57,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0x9B, 0x33, 0x13, 0x46, 0xC4, 0x9E, 0x4F, 0x41, 0xA8, 0x14, 0xA4, 0xF8, 0xFC, 0xA3, 0xAA, 0x24,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0xAD, 0x4C, 0x5F, 0xB3, 0x23, 0x88, 0x15, 0xEE, 0x65, 0xEB, 0xA7, 0xE3, 0x3F, 0xED, 0x59, 0xAB,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0x7F, 0x01, 0xBC, 0x38, 0xF6, 0xD0, 0x12, 0x73, 0xAF, 0x40, 0xE1, 0x42, 0x1E, 0x8D, 0x5E, 0xC1,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0x2A, 0x7D, 0x43, 0x5F, 0x58, 0x62, 0x76, 0x48, 0x23, 0x55, 0x6B, 0xEE, 0xF0, 0x46, 0xF2, 0x14,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lastRenderedPageBreak/>
        <w:t xml:space="preserve"> 0xF0, 0x61, 0x41, 0x2B, 0x8E, 0x71, 0xC4, 0xF5, 0x90, 0x37, 0x53, 0xF3, 0xFF, 0xEF, 0xBF, 0xEB,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0x7C, 0x86, 0x0C, 0x7A, 0x19, 0xC1, 0x54, 0x25, 0xF0, 0xAD, 0x86, 0xBA, 0xEA, 0x7D, 0xFF, 0x15,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0x9A, 0x1F, 0x2F, 0x53, 0x7D, 0x8E, 0x78, 0x89, 0xAD, 0x2F, 0x02, 0xCB, 0x27, 0x43, 0xD6, 0xFC,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0xC1, 0xA6, 0x56, 0x38, 0xC0, 0x1E, 0x2B, 0x21, 0xDB, 0xEE, 0xDC, 0x41, 0xE3, 0x25, 0x09, 0x18,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0x06, 0x2B, 0x68, 0x85, 0xEB, 0x37, 0xAF, 0xDA, 0xF2, 0xDC, 0xC3, 0x4B, 0x8A, 0x6C, 0x6C, 0x17,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0x0C, 0x27, 0xF4, 0x04, 0x1F, 0x4D, 0x9F, 0x26, 0x4D, 0xA5, 0xAB, 0xB5, 0xF4, 0xA9, 0x0B, 0x4E,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0xDB, 0xAE, 0xCB, 0xF4, 0xA0, 0xB5, 0x4A, 0x3C, 0xC6, 0xF5, 0xA9, 0x85, 0x02, 0x5C, 0x48, 0x02,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0xBD, 0x60, 0xB6, 0x1B, 0xAD, 0x52, 0xBC, 0xF6, 0xB9, 0xAC, 0xF0, 0x53, 0x34, 0xA0, 0xF4, 0x6D,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0x5D, 0x10, 0x89, 0xE7, 0x54, 0x05, 0x53, 0xB4, 0xE5, 0x2F, 0xBE, 0x45, 0xEA, 0x61, 0x39, 0x44,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0x3C, 0x0D, 0xCB, 0x12, 0x4B, 0xCF, 0x4A, 0xA8, 0xC3, 0xEE, 0x80, 0x30, 0x4E, 0x59, 0xA8, 0x14,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0x62, 0xAA, 0x38, 0x95, 0x98, 0x3E, 0x66, 0xA1, 0xEF, 0xD5, 0x23, 0x00, 0x36, 0x60, 0xCA, 0x75,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0xE3, 0xC3, 0x8F, 0x53, 0x2B, 0x3A, 0x16, 0x6F, 0x50, 0x52, 0xF7, 0xF2, 0x0E, 0xF9, 0x8D, 0x1F,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0xA7, 0xAD, 0x12, 0xB1, 0xA3, 0xC7, 0x30, 0x07, 0xB4, 0xDB, 0xD1, 0x87, 0xBA, 0xC3, 0x8F, 0xF1,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0x6B, 0xD7, 0x7A, 0x89, 0xF5, 0xB1, 0xA7, 0x75, 0x1A, 0xCD, 0x29, 0x1F, 0x4D, 0x5D, 0x5C, 0x72,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0x69, 0x4F, 0xFB, 0xE0, 0xE3, 0x4F, 0x21, 0x06, 0x66, 0x8C, 0x2A, 0x3F, 0x4E, 0xAF, 0x23, 0xC5,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0x21, 0x1E, 0x09, 0xFA, 0xD8, 0x36, 0x94, 0x80, 0x21, 0x16, 0x06, 0x26, 0x74, 0x77, 0x4A, 0xB2,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0x1D, 0x7D, 0xD0, 0x23, 0x3D, 0x82, 0x69, 0x14, 0xAB, 0x91, 0x5A, 0xD9, 0xA5, 0x96, 0x78, 0x4F,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0xB0, 0x44, 0x7D, 0xD2, 0x23, 0x5E, 0x5D, 0xCA, 0x86, 0x1B, 0x2D, 0x98, 0x09, 0xCC, 0xC3, 0x5D,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0x8A, 0x03, 0xC0, 0xD1, 0xD0, 0x0A, 0xD2, 0x0F, 0x0B, 0x7A, 0x64, 0x38, 0x0B, 0x04, 0x3E, 0x1E,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0xD0, 0x3B, 0x9C, 0xA5, 0xE9, 0x2D, 0x67, 0x92, 0xC4, 0x67, 0x41, 0x37, 0x5A, 0xE9, 0x01, 0xE6,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0xC6, 0x51, 0x39, 0x32, 0xFA, 0x2B, 0x99, 0xAE, 0x18, 0x53, 0x89, 0x0C, 0xD2, 0xD0, 0x5A, 0x46,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0xDB, 0xB8, 0xD6, 0x61, 0xE4, 0x75, 0xE3, 0x48, 0xF3, 0x42, 0xD7, 0x3D, 0x6A, 0x5C, 0xEB, 0xFF,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0xFE, 0x7B, 0x5D, 0xE7, 0x4E, 0xD0, 0xA9, 0xCF, 0x10, 0x6F, 0x34, 0x1A, 0xD2, 0x15, 0x2E, 0xC1,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0x90, 0x29, 0xF6, 0x46, 0xBB, 0x71, 0x74, 0xD4, 0x36, 0xD2, 0xEB, 0x46, 0x5B, 0x37, 0xC5, 0x7D,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0x01, 0xB4, 0x11, 0x7F, 0x43, 0xAF, 0x71, 0xFD, 0xF8, 0x71, 0xE7, 0xA8, 0xD1, 0x68, 0x5F, 0x72,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0x17, 0x33, 0x8F, 0xE0, 0x52, 0x2B, 0x20, 0x6C, 0x49, 0xBE, 0xC4, 0xBE, 0x6C, 0x5F, 0x62, 0xED,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0x4E, 0x37, 0x1D, 0xFE, 0x51, 0x40, 0xBD, 0xEC, 0x0D, 0xCD, 0xD1, 0x98, 0x6E, 0x60, 0x2D, 0xD0,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0x81, 0x39, 0xE6, 0x6D, 0x47, 0xB4, 0x0B, 0xC9, 0xAB, 0x2E, 0x19, 0x5A, 0x47, 0x1B, 0xEB, 0x26,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0xE6, 0x1F, 0x85, 0x7C, 0xE1, 0x48, 0x68, 0x60, 0xDE, 0xF6, 0x65, 0x5F, 0xF3, 0x74, 0xB3, 0x07,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0x1F, 0xBA, 0x1E, 0xD5, 0x53, 0x38, 0xC1, 0x1B, 0xFC, 0xC9, 0x8D, 0xF0, 0x58, 0xEA, 0x5F, 0xB9,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0xAE, 0x56, 0x90, 0xC7, 0xBA, 0x0A, 0x7A, 0x09, 0x2A, 0x51, 0x07, 0xF1, 0x68, 0x10, 0x36, 0xA6,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0x9E, 0xE5, 0x12, 0xEB, 0xB6, 0xA1, 0x71, 0xC3, 0x61, 0x08, 0x11, 0x79, 0xE0, 0xF4, 0x35, 0xB5,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0xB1, 0x1E, 0x45, 0x20, 0x9E, 0xF0, 0x3B, 0xE9, 0xA1, 0xD2, 0x7D, 0x3E, 0xC4, 0x3E, 0x98, 0xC6,</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0x1C, 0x84, 0x99, 0xF4, 0x68, 0xA5, 0x55, 0xFA, 0x18, 0xF0, 0x20, 0x8C, 0x96, 0x90, 0xDC, 0x27,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0x5A, 0xBE, 0xC6, 0x66, 0x64, 0x6C, 0x83, 0x50, 0x44, 0x03, 0x50, 0xFE, 0x6E, 0x83, 0xBE, 0xFF,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0x18, 0x47, 0x15, 0xEE, 0xBA, 0x7A, 0xEC, 0x9D, 0x1F, 0x67, 0xEE, 0x0B, 0x75, 0xAA, 0xE3, 0x62,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0xDE, 0x6C, 0x4D, 0x7E, 0x05, 0xE7, 0x92, 0x99, 0x0B, 0xDC, 0xE4, 0x76, 0x1D, 0xCD, 0x2C, 0xBD,</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0x02, 0xB5, 0xBB, 0x9A, 0x3A, 0xAD, 0x84, 0x40, 0x36, 0x58, 0x4D, 0x96, 0x2B, 0x75, 0x40, 0xEA,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0xAD, 0x26, 0xCD, 0x14, 0x32, 0x20, 0xA4, 0xAB, 0x09, 0xB3, 0xE9, 0x1B, 0x28, 0x87, 0x12, 0xAC,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0x11, 0xF1, 0x6C, 0x3A, 0x82, 0x98, 0xA6, 0x43, 0x0D, 0x44, 0x2A, 0x11, 0x0F, 0x74, 0x78, 0xF1,</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0xFB, 0xAB, 0x97, 0x8D, 0x42, 0xB6, 0xC0, 0x16, 0x22, 0xE3, 0x93, 0x1C, 0xF0, 0xB1, 0xC4, 0xF3,</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0x38, 0x87, 0xF2, 0xE7, 0x82, 0x79, 0x5E, 0x29, 0x70, 0x40, 0x39, 0xC5, 0x07, 0xF0, 0xC1, 0xDB,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0x05, 0x0E, 0x74, 0x98, 0x32, 0xA8, 0xBB, 0x79, 0x37, 0xE1, 0xF3, 0xCD, 0x98, 0x41, 0xE6, 0x42,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0x43, 0x80, 0x1F, 0x5F, 0xBE, 0xB7, 0xBA, 0x90, 0xAD, 0xAE, 0x11, 0xC3, 0x25, 0x8F, 0x8E, 0xC0,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0x0D, 0x24, 0xE7, 0xC8, 0xA0, 0x8B, 0xE3, 0xB1, 0xB8, 0x31, 0xC8, 0xDF, 0x90, 0xB0, 0xB6, 0xF2,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0xD3, 0x83, 0xB3, 0x67, 0x44, 0xAB, 0xB7, 0x2E, 0x61, 0xB8, 0xF9, 0x09, 0xB8, 0x1B, 0x5E, 0x7E,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0x74, 0x17, 0x82, 0x20, 0x32, 0xB6, 0xF2, 0xB3, 0x34, 0x16, 0xFA, 0x3C, 0xE1, 0x0B, 0x76, 0x3C,</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lastRenderedPageBreak/>
        <w:t xml:space="preserve"> 0xB6, 0x53, 0x4F, 0xF3, 0x57, 0x83, 0xC3, 0xE3, 0x5B, 0x37, 0x82, 0x7B, 0x09, 0x32, 0x3F, 0xD7,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0x01, 0x2D, 0xBB, 0xC7, 0xC9, 0xE6, 0x7F, 0x4C, 0x2A, 0xE8, 0x75, 0x3F, 0x2F, 0x17, 0xA8, 0xE9,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0xEB, 0x86, 0x9F, 0x56, 0xAC, 0x15, 0x19, 0x25, 0x8A, 0x25, 0x0F, 0xEF, 0x11, 0x0C, 0x73, 0xC9,</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0xEF, 0xEE, 0x25, 0xC8, 0xFE, 0x50, 0x0F, 0xB2, 0x84, 0x0B, 0xB2, 0x84, 0xBA, 0x11, 0xA6, 0xB2,</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0xA4, 0x69, 0x2F, 0x99, 0x7D, 0x74, 0x0F, 0xF3, 0x24, 0xE1, 0xE9, 0xC6, 0x78, 0x35, 0x55, 0xEE,</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0xBD, 0x3B, 0x10, 0x60, 0xB4, 0x20, 0xC0, 0x48, 0x37, 0x46, 0xA9, 0x00, 0x69, 0xCA, 0x4C, 0x04,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0x98, 0xAC, 0x09, 0x3F, 0xB9, 0xA1, 0x02, 0x19, 0x3E, 0xAF, 0x21, 0x9C, 0x25, 0x5F, 0xDD, 0xB8,</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0xBA, 0x87, 0x36, 0x39, 0x38, 0x08, 0xB2, 0x5E, 0x2D, 0xC8, 0x7A, 0xA5, 0x1B, 0xA7, 0x17, 0x57,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0xB2, 0x90, 0x40, 0xF2, 0x26, 0xDA, 0x84, 0x67, 0x34, 0x83, 0x68, 0x9F, 0xF9, 0x37, 0x38, 0xEF,</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0x64, 0x6E, 0x48, 0x9C, 0x57, 0xD3, 0x41, 0x97, 0x1A, 0x72, 0xB1, 0xCF, 0xB4, 0xC2, 0x5B, 0x17,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0xC3, 0x2A, 0x23, 0x7E, 0x95, 0x4F, 0x69, 0xFF, 0xFA, 0x4C, 0xA1, 0xBE, 0x22, 0x8E, 0xAD, 0x2B,</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0x7E, 0x7A, 0xEC, 0x51, 0x91, 0x27, 0x93, 0x15, 0xCC, 0xFF, 0xAF, 0x07, 0x70, 0x29, 0x85, 0xF5,</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0x49, 0xA0, 0x38, 0x98, 0x1F, 0x0A, 0xC0, 0x47, 0x1C, 0x7B, 0x4A, 0x6C, 0x25, 0x96, 0x42, 0x37,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0xF9, 0x95, 0xD6, 0xD5, 0x26, 0xBA, 0x71, 0x34, 0x49, 0x2C, 0x0A, 0x52, 0xF2, 0xDA, 0x92, 0x8A,</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0x08, 0x32, 0x7E, 0x3E, 0x88, 0x8C, 0x9F, 0x73, 0x32, 0x7E, 0x06, 0xC0, 0x66, 0x11, 0xD0, 0x97,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0x12, 0x82, 0x1A, 0x65, 0x3D, 0xAE, 0x85, 0x50, 0xBA, 0xEA, 0xD9, 0x65, 0x66, 0xBC, 0xA8, 0x94,</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0x57, 0xF2, 0x0C, 0xF0, 0xC5, 0xB1, 0xFC, 0xFF, 0xCB, 0xFE, 0x0F, 0x86, 0xED, 0x24, 0xF8, 0xD7,</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 xml:space="preserve"> 0x4C, 0x00, 0x00</w:t>
      </w:r>
    </w:p>
    <w:p w:rsidR="00056379" w:rsidRPr="00056379" w:rsidRDefault="00056379" w:rsidP="00056379">
      <w:pPr>
        <w:pStyle w:val="BodyText"/>
        <w:rPr>
          <w:rFonts w:ascii="Times New Roman" w:hAnsi="Times New Roman" w:cs="Times New Roman"/>
          <w:sz w:val="24"/>
          <w:szCs w:val="24"/>
        </w:rPr>
      </w:pPr>
      <w:r w:rsidRPr="00056379">
        <w:rPr>
          <w:rFonts w:ascii="Times New Roman" w:hAnsi="Times New Roman" w:cs="Times New Roman"/>
          <w:sz w:val="24"/>
          <w:szCs w:val="24"/>
        </w:rPr>
        <w:t>};</w:t>
      </w: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056379" w:rsidRDefault="00056379" w:rsidP="00056379">
      <w:pPr>
        <w:spacing w:before="80"/>
        <w:ind w:left="1372" w:right="1331"/>
        <w:jc w:val="center"/>
        <w:rPr>
          <w:rFonts w:ascii="Times New Roman" w:hAnsi="Times New Roman" w:cs="Times New Roman"/>
          <w:sz w:val="24"/>
          <w:szCs w:val="24"/>
        </w:rPr>
      </w:pPr>
    </w:p>
    <w:p w:rsidR="00BE3D92" w:rsidRPr="003360D8" w:rsidRDefault="00226F29" w:rsidP="00056379">
      <w:pPr>
        <w:pStyle w:val="Heading1"/>
      </w:pPr>
      <w:r w:rsidRPr="003360D8">
        <w:t>REFERENCE</w:t>
      </w:r>
    </w:p>
    <w:p w:rsidR="00BE3D92" w:rsidRPr="003360D8" w:rsidRDefault="00BE3D92">
      <w:pPr>
        <w:pStyle w:val="BodyText"/>
        <w:spacing w:before="11"/>
        <w:rPr>
          <w:rFonts w:ascii="Times New Roman" w:hAnsi="Times New Roman" w:cs="Times New Roman"/>
          <w:sz w:val="24"/>
          <w:szCs w:val="24"/>
        </w:rPr>
      </w:pPr>
    </w:p>
    <w:p w:rsidR="00BE3D92" w:rsidRPr="003360D8" w:rsidRDefault="00226F29">
      <w:pPr>
        <w:pStyle w:val="ListParagraph"/>
        <w:numPr>
          <w:ilvl w:val="0"/>
          <w:numId w:val="1"/>
        </w:numPr>
        <w:tabs>
          <w:tab w:val="left" w:pos="1123"/>
        </w:tabs>
        <w:spacing w:before="12"/>
        <w:ind w:hanging="183"/>
        <w:rPr>
          <w:rFonts w:ascii="Times New Roman" w:hAnsi="Times New Roman" w:cs="Times New Roman"/>
          <w:sz w:val="24"/>
          <w:szCs w:val="24"/>
        </w:rPr>
      </w:pPr>
      <w:r w:rsidRPr="003360D8">
        <w:rPr>
          <w:rFonts w:ascii="Times New Roman" w:hAnsi="Times New Roman" w:cs="Times New Roman"/>
          <w:sz w:val="24"/>
          <w:szCs w:val="24"/>
        </w:rPr>
        <w:t>Wikipedia</w:t>
      </w:r>
    </w:p>
    <w:p w:rsidR="00BE3D92" w:rsidRPr="003360D8" w:rsidRDefault="00BE3D92">
      <w:pPr>
        <w:pStyle w:val="BodyText"/>
        <w:rPr>
          <w:rFonts w:ascii="Times New Roman" w:hAnsi="Times New Roman" w:cs="Times New Roman"/>
          <w:sz w:val="24"/>
          <w:szCs w:val="24"/>
        </w:rPr>
      </w:pPr>
    </w:p>
    <w:p w:rsidR="00BE3D92" w:rsidRPr="003360D8" w:rsidRDefault="00B62713">
      <w:pPr>
        <w:pStyle w:val="ListParagraph"/>
        <w:numPr>
          <w:ilvl w:val="0"/>
          <w:numId w:val="1"/>
        </w:numPr>
        <w:tabs>
          <w:tab w:val="left" w:pos="1217"/>
        </w:tabs>
        <w:ind w:left="1216" w:hanging="277"/>
        <w:rPr>
          <w:rFonts w:ascii="Times New Roman" w:hAnsi="Times New Roman" w:cs="Times New Roman"/>
          <w:sz w:val="24"/>
          <w:szCs w:val="24"/>
        </w:rPr>
      </w:pPr>
      <w:hyperlink r:id="rId57">
        <w:r w:rsidR="00226F29" w:rsidRPr="003360D8">
          <w:rPr>
            <w:rFonts w:ascii="Times New Roman" w:hAnsi="Times New Roman" w:cs="Times New Roman"/>
            <w:sz w:val="24"/>
            <w:szCs w:val="24"/>
          </w:rPr>
          <w:t>Wireless</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Sensor</w:t>
        </w:r>
        <w:r w:rsidR="00226F29" w:rsidRPr="003360D8">
          <w:rPr>
            <w:rFonts w:ascii="Times New Roman" w:hAnsi="Times New Roman" w:cs="Times New Roman"/>
            <w:spacing w:val="-2"/>
            <w:sz w:val="24"/>
            <w:szCs w:val="24"/>
          </w:rPr>
          <w:t xml:space="preserve"> </w:t>
        </w:r>
        <w:r w:rsidR="00226F29" w:rsidRPr="003360D8">
          <w:rPr>
            <w:rFonts w:ascii="Times New Roman" w:hAnsi="Times New Roman" w:cs="Times New Roman"/>
            <w:sz w:val="24"/>
            <w:szCs w:val="24"/>
          </w:rPr>
          <w:t>Networks:</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Concepts,</w:t>
        </w:r>
        <w:r w:rsidR="00226F29" w:rsidRPr="003360D8">
          <w:rPr>
            <w:rFonts w:ascii="Times New Roman" w:hAnsi="Times New Roman" w:cs="Times New Roman"/>
            <w:spacing w:val="-6"/>
            <w:sz w:val="24"/>
            <w:szCs w:val="24"/>
          </w:rPr>
          <w:t xml:space="preserve"> </w:t>
        </w:r>
        <w:r w:rsidR="00226F29" w:rsidRPr="003360D8">
          <w:rPr>
            <w:rFonts w:ascii="Times New Roman" w:hAnsi="Times New Roman" w:cs="Times New Roman"/>
            <w:sz w:val="24"/>
            <w:szCs w:val="24"/>
          </w:rPr>
          <w:t>Applications,</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Experimentation</w:t>
        </w:r>
        <w:r w:rsidR="00226F29" w:rsidRPr="003360D8">
          <w:rPr>
            <w:rFonts w:ascii="Times New Roman" w:hAnsi="Times New Roman" w:cs="Times New Roman"/>
            <w:spacing w:val="-2"/>
            <w:sz w:val="24"/>
            <w:szCs w:val="24"/>
          </w:rPr>
          <w:t xml:space="preserve"> </w:t>
        </w:r>
        <w:r w:rsidR="00226F29" w:rsidRPr="003360D8">
          <w:rPr>
            <w:rFonts w:ascii="Times New Roman" w:hAnsi="Times New Roman" w:cs="Times New Roman"/>
            <w:sz w:val="24"/>
            <w:szCs w:val="24"/>
          </w:rPr>
          <w:t>and</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Analysis</w:t>
        </w:r>
      </w:hyperlink>
      <w:r w:rsidR="00226F29" w:rsidRPr="003360D8">
        <w:rPr>
          <w:rFonts w:ascii="Times New Roman" w:hAnsi="Times New Roman" w:cs="Times New Roman"/>
          <w:sz w:val="24"/>
          <w:szCs w:val="24"/>
        </w:rPr>
        <w:t>.</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2016.</w:t>
      </w:r>
    </w:p>
    <w:p w:rsidR="00BE3D92" w:rsidRPr="003360D8" w:rsidRDefault="00226F29">
      <w:pPr>
        <w:pStyle w:val="BodyText"/>
        <w:spacing w:before="44" w:line="276" w:lineRule="auto"/>
        <w:ind w:left="940" w:right="967"/>
        <w:rPr>
          <w:rFonts w:ascii="Times New Roman" w:hAnsi="Times New Roman" w:cs="Times New Roman"/>
          <w:sz w:val="24"/>
          <w:szCs w:val="24"/>
        </w:rPr>
      </w:pPr>
      <w:r w:rsidRPr="003360D8">
        <w:rPr>
          <w:rFonts w:ascii="Times New Roman" w:hAnsi="Times New Roman" w:cs="Times New Roman"/>
          <w:sz w:val="24"/>
          <w:szCs w:val="24"/>
        </w:rPr>
        <w:t xml:space="preserve">p. 108. </w:t>
      </w:r>
      <w:hyperlink r:id="rId58">
        <w:r w:rsidRPr="003360D8">
          <w:rPr>
            <w:rFonts w:ascii="Times New Roman" w:hAnsi="Times New Roman" w:cs="Times New Roman"/>
            <w:sz w:val="24"/>
            <w:szCs w:val="24"/>
          </w:rPr>
          <w:t xml:space="preserve">ISBN </w:t>
        </w:r>
      </w:hyperlink>
      <w:r w:rsidRPr="003360D8">
        <w:rPr>
          <w:rFonts w:ascii="Times New Roman" w:hAnsi="Times New Roman" w:cs="Times New Roman"/>
          <w:sz w:val="24"/>
          <w:szCs w:val="24"/>
        </w:rPr>
        <w:t xml:space="preserve">9811004129. The use of standardized, with </w:t>
      </w:r>
      <w:hyperlink r:id="rId59">
        <w:r w:rsidRPr="003360D8">
          <w:rPr>
            <w:rFonts w:ascii="Times New Roman" w:hAnsi="Times New Roman" w:cs="Times New Roman"/>
            <w:sz w:val="24"/>
            <w:szCs w:val="24"/>
          </w:rPr>
          <w:t xml:space="preserve">open standards </w:t>
        </w:r>
      </w:hyperlink>
      <w:r w:rsidRPr="003360D8">
        <w:rPr>
          <w:rFonts w:ascii="Times New Roman" w:hAnsi="Times New Roman" w:cs="Times New Roman"/>
          <w:sz w:val="24"/>
          <w:szCs w:val="24"/>
        </w:rPr>
        <w:t xml:space="preserve">over </w:t>
      </w:r>
      <w:hyperlink r:id="rId60">
        <w:r w:rsidRPr="003360D8">
          <w:rPr>
            <w:rFonts w:ascii="Times New Roman" w:hAnsi="Times New Roman" w:cs="Times New Roman"/>
            <w:sz w:val="24"/>
            <w:szCs w:val="24"/>
          </w:rPr>
          <w:t>proprietary</w:t>
        </w:r>
      </w:hyperlink>
      <w:r w:rsidRPr="003360D8">
        <w:rPr>
          <w:rFonts w:ascii="Times New Roman" w:hAnsi="Times New Roman" w:cs="Times New Roman"/>
          <w:spacing w:val="1"/>
          <w:sz w:val="24"/>
          <w:szCs w:val="24"/>
        </w:rPr>
        <w:t xml:space="preserve"> </w:t>
      </w:r>
      <w:hyperlink r:id="rId61">
        <w:r w:rsidRPr="003360D8">
          <w:rPr>
            <w:rFonts w:ascii="Times New Roman" w:hAnsi="Times New Roman" w:cs="Times New Roman"/>
            <w:sz w:val="24"/>
            <w:szCs w:val="24"/>
          </w:rPr>
          <w:t xml:space="preserve">protocols </w:t>
        </w:r>
      </w:hyperlink>
      <w:r w:rsidRPr="003360D8">
        <w:rPr>
          <w:rFonts w:ascii="Times New Roman" w:hAnsi="Times New Roman" w:cs="Times New Roman"/>
          <w:sz w:val="24"/>
          <w:szCs w:val="24"/>
        </w:rPr>
        <w:t>provides the industry with the freedom to choose between suppliers with guaranteed</w:t>
      </w:r>
      <w:r w:rsidRPr="003360D8">
        <w:rPr>
          <w:rFonts w:ascii="Times New Roman" w:hAnsi="Times New Roman" w:cs="Times New Roman"/>
          <w:spacing w:val="-53"/>
          <w:sz w:val="24"/>
          <w:szCs w:val="24"/>
        </w:rPr>
        <w:t xml:space="preserve"> </w:t>
      </w:r>
      <w:r w:rsidRPr="003360D8">
        <w:rPr>
          <w:rFonts w:ascii="Times New Roman" w:hAnsi="Times New Roman" w:cs="Times New Roman"/>
          <w:sz w:val="24"/>
          <w:szCs w:val="24"/>
        </w:rPr>
        <w:t>interoperability. Standardized solutions usually have a much longer lifespan than proprietary</w:t>
      </w:r>
      <w:r w:rsidRPr="003360D8">
        <w:rPr>
          <w:rFonts w:ascii="Times New Roman" w:hAnsi="Times New Roman" w:cs="Times New Roman"/>
          <w:spacing w:val="1"/>
          <w:sz w:val="24"/>
          <w:szCs w:val="24"/>
        </w:rPr>
        <w:t xml:space="preserve"> </w:t>
      </w:r>
      <w:r w:rsidRPr="003360D8">
        <w:rPr>
          <w:rFonts w:ascii="Times New Roman" w:hAnsi="Times New Roman" w:cs="Times New Roman"/>
          <w:sz w:val="24"/>
          <w:szCs w:val="24"/>
        </w:rPr>
        <w:t>solutions.</w:t>
      </w:r>
    </w:p>
    <w:p w:rsidR="00BE3D92" w:rsidRPr="003360D8" w:rsidRDefault="00BE3D92">
      <w:pPr>
        <w:pStyle w:val="BodyText"/>
        <w:rPr>
          <w:rFonts w:ascii="Times New Roman" w:hAnsi="Times New Roman" w:cs="Times New Roman"/>
          <w:sz w:val="24"/>
          <w:szCs w:val="24"/>
        </w:rPr>
      </w:pPr>
    </w:p>
    <w:p w:rsidR="00BE3D92" w:rsidRPr="003360D8" w:rsidRDefault="00B62713">
      <w:pPr>
        <w:pStyle w:val="ListParagraph"/>
        <w:numPr>
          <w:ilvl w:val="0"/>
          <w:numId w:val="1"/>
        </w:numPr>
        <w:tabs>
          <w:tab w:val="left" w:pos="1108"/>
        </w:tabs>
        <w:spacing w:line="276" w:lineRule="auto"/>
        <w:ind w:left="940" w:right="1055" w:firstLine="0"/>
        <w:rPr>
          <w:rFonts w:ascii="Times New Roman" w:hAnsi="Times New Roman" w:cs="Times New Roman"/>
          <w:sz w:val="24"/>
          <w:szCs w:val="24"/>
        </w:rPr>
      </w:pPr>
      <w:hyperlink r:id="rId62" w:anchor="cite_ref-5">
        <w:r w:rsidR="00226F29" w:rsidRPr="003360D8">
          <w:rPr>
            <w:rFonts w:ascii="Times New Roman" w:hAnsi="Times New Roman" w:cs="Times New Roman"/>
            <w:sz w:val="24"/>
            <w:szCs w:val="24"/>
          </w:rPr>
          <w:t xml:space="preserve">Jump up^ </w:t>
        </w:r>
      </w:hyperlink>
      <w:r w:rsidR="00226F29" w:rsidRPr="003360D8">
        <w:rPr>
          <w:rFonts w:ascii="Times New Roman" w:hAnsi="Times New Roman" w:cs="Times New Roman"/>
          <w:sz w:val="24"/>
          <w:szCs w:val="24"/>
        </w:rPr>
        <w:t>"Research and Markets: Global Home Automation and Control Market 2014-2020 -</w:t>
      </w:r>
      <w:r w:rsidR="00226F29" w:rsidRPr="003360D8">
        <w:rPr>
          <w:rFonts w:ascii="Times New Roman" w:hAnsi="Times New Roman" w:cs="Times New Roman"/>
          <w:spacing w:val="-52"/>
          <w:sz w:val="24"/>
          <w:szCs w:val="24"/>
        </w:rPr>
        <w:t xml:space="preserve"> </w:t>
      </w:r>
      <w:r w:rsidR="00226F29" w:rsidRPr="003360D8">
        <w:rPr>
          <w:rFonts w:ascii="Times New Roman" w:hAnsi="Times New Roman" w:cs="Times New Roman"/>
          <w:sz w:val="24"/>
          <w:szCs w:val="24"/>
        </w:rPr>
        <w:t>Lighting Control, Security &amp; Access Control, HVAC Control Analysis of the $5.77 Billion</w:t>
      </w:r>
      <w:r w:rsidR="00226F29" w:rsidRPr="003360D8">
        <w:rPr>
          <w:rFonts w:ascii="Times New Roman" w:hAnsi="Times New Roman" w:cs="Times New Roman"/>
          <w:spacing w:val="1"/>
          <w:sz w:val="24"/>
          <w:szCs w:val="24"/>
        </w:rPr>
        <w:t xml:space="preserve"> </w:t>
      </w:r>
      <w:r w:rsidR="00226F29" w:rsidRPr="003360D8">
        <w:rPr>
          <w:rFonts w:ascii="Times New Roman" w:hAnsi="Times New Roman" w:cs="Times New Roman"/>
          <w:sz w:val="24"/>
          <w:szCs w:val="24"/>
        </w:rPr>
        <w:t>Industry".</w:t>
      </w:r>
      <w:r w:rsidR="00226F29" w:rsidRPr="003360D8">
        <w:rPr>
          <w:rFonts w:ascii="Times New Roman" w:hAnsi="Times New Roman" w:cs="Times New Roman"/>
          <w:spacing w:val="-1"/>
          <w:sz w:val="24"/>
          <w:szCs w:val="24"/>
        </w:rPr>
        <w:t xml:space="preserve"> </w:t>
      </w:r>
      <w:r w:rsidR="00226F29" w:rsidRPr="003360D8">
        <w:rPr>
          <w:rFonts w:ascii="Times New Roman" w:hAnsi="Times New Roman" w:cs="Times New Roman"/>
          <w:sz w:val="24"/>
          <w:szCs w:val="24"/>
        </w:rPr>
        <w:t>Reuters.</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2015-01-19.</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Archived</w:t>
      </w:r>
      <w:r w:rsidR="00226F29" w:rsidRPr="003360D8">
        <w:rPr>
          <w:rFonts w:ascii="Times New Roman" w:hAnsi="Times New Roman" w:cs="Times New Roman"/>
          <w:spacing w:val="-3"/>
          <w:sz w:val="24"/>
          <w:szCs w:val="24"/>
        </w:rPr>
        <w:t xml:space="preserve"> </w:t>
      </w:r>
      <w:r w:rsidR="00226F29" w:rsidRPr="003360D8">
        <w:rPr>
          <w:rFonts w:ascii="Times New Roman" w:hAnsi="Times New Roman" w:cs="Times New Roman"/>
          <w:sz w:val="24"/>
          <w:szCs w:val="24"/>
        </w:rPr>
        <w:t>from</w:t>
      </w:r>
      <w:r w:rsidR="00226F29" w:rsidRPr="003360D8">
        <w:rPr>
          <w:rFonts w:ascii="Times New Roman" w:hAnsi="Times New Roman" w:cs="Times New Roman"/>
          <w:spacing w:val="-2"/>
          <w:sz w:val="24"/>
          <w:szCs w:val="24"/>
        </w:rPr>
        <w:t xml:space="preserve"> </w:t>
      </w:r>
      <w:hyperlink r:id="rId63">
        <w:r w:rsidR="00226F29" w:rsidRPr="003360D8">
          <w:rPr>
            <w:rFonts w:ascii="Times New Roman" w:hAnsi="Times New Roman" w:cs="Times New Roman"/>
            <w:sz w:val="24"/>
            <w:szCs w:val="24"/>
          </w:rPr>
          <w:t>the original</w:t>
        </w:r>
        <w:r w:rsidR="00226F29" w:rsidRPr="003360D8">
          <w:rPr>
            <w:rFonts w:ascii="Times New Roman" w:hAnsi="Times New Roman" w:cs="Times New Roman"/>
            <w:spacing w:val="1"/>
            <w:sz w:val="24"/>
            <w:szCs w:val="24"/>
          </w:rPr>
          <w:t xml:space="preserve"> </w:t>
        </w:r>
      </w:hyperlink>
      <w:r w:rsidR="00226F29" w:rsidRPr="003360D8">
        <w:rPr>
          <w:rFonts w:ascii="Times New Roman" w:hAnsi="Times New Roman" w:cs="Times New Roman"/>
          <w:sz w:val="24"/>
          <w:szCs w:val="24"/>
        </w:rPr>
        <w:t>on</w:t>
      </w:r>
      <w:r w:rsidR="00226F29" w:rsidRPr="003360D8">
        <w:rPr>
          <w:rFonts w:ascii="Times New Roman" w:hAnsi="Times New Roman" w:cs="Times New Roman"/>
          <w:spacing w:val="-2"/>
          <w:sz w:val="24"/>
          <w:szCs w:val="24"/>
        </w:rPr>
        <w:t xml:space="preserve"> </w:t>
      </w:r>
      <w:r w:rsidR="00226F29" w:rsidRPr="003360D8">
        <w:rPr>
          <w:rFonts w:ascii="Times New Roman" w:hAnsi="Times New Roman" w:cs="Times New Roman"/>
          <w:sz w:val="24"/>
          <w:szCs w:val="24"/>
        </w:rPr>
        <w:t>2016-05-05.</w:t>
      </w:r>
    </w:p>
    <w:p w:rsidR="00BE3D92" w:rsidRPr="003360D8" w:rsidRDefault="00BE3D92">
      <w:pPr>
        <w:pStyle w:val="BodyText"/>
        <w:spacing w:before="11"/>
        <w:rPr>
          <w:rFonts w:ascii="Times New Roman" w:hAnsi="Times New Roman" w:cs="Times New Roman"/>
          <w:sz w:val="24"/>
          <w:szCs w:val="24"/>
        </w:rPr>
      </w:pPr>
    </w:p>
    <w:p w:rsidR="00BE3D92" w:rsidRPr="003360D8" w:rsidRDefault="00226F29">
      <w:pPr>
        <w:pStyle w:val="ListParagraph"/>
        <w:numPr>
          <w:ilvl w:val="0"/>
          <w:numId w:val="1"/>
        </w:numPr>
        <w:tabs>
          <w:tab w:val="left" w:pos="1162"/>
        </w:tabs>
        <w:spacing w:line="276" w:lineRule="auto"/>
        <w:ind w:left="940" w:right="1494" w:firstLine="0"/>
        <w:rPr>
          <w:rFonts w:ascii="Times New Roman" w:hAnsi="Times New Roman" w:cs="Times New Roman"/>
          <w:sz w:val="24"/>
          <w:szCs w:val="24"/>
        </w:rPr>
      </w:pPr>
      <w:r w:rsidRPr="003360D8">
        <w:rPr>
          <w:rFonts w:ascii="Times New Roman" w:hAnsi="Times New Roman" w:cs="Times New Roman"/>
          <w:sz w:val="24"/>
          <w:szCs w:val="24"/>
        </w:rPr>
        <w:t>Home Automation &amp; Wiring (1 ed.). New York: McGraw-Hill/TAB Electronics. 1999-03-</w:t>
      </w:r>
      <w:r w:rsidRPr="003360D8">
        <w:rPr>
          <w:rFonts w:ascii="Times New Roman" w:hAnsi="Times New Roman" w:cs="Times New Roman"/>
          <w:spacing w:val="-52"/>
          <w:sz w:val="24"/>
          <w:szCs w:val="24"/>
        </w:rPr>
        <w:t xml:space="preserve"> </w:t>
      </w:r>
      <w:r w:rsidRPr="003360D8">
        <w:rPr>
          <w:rFonts w:ascii="Times New Roman" w:hAnsi="Times New Roman" w:cs="Times New Roman"/>
          <w:sz w:val="24"/>
          <w:szCs w:val="24"/>
        </w:rPr>
        <w:t xml:space="preserve">31. </w:t>
      </w:r>
      <w:hyperlink r:id="rId64">
        <w:r w:rsidRPr="003360D8">
          <w:rPr>
            <w:rFonts w:ascii="Times New Roman" w:hAnsi="Times New Roman" w:cs="Times New Roman"/>
            <w:sz w:val="24"/>
            <w:szCs w:val="24"/>
          </w:rPr>
          <w:t>ISBN</w:t>
        </w:r>
        <w:r w:rsidRPr="003360D8">
          <w:rPr>
            <w:rFonts w:ascii="Times New Roman" w:hAnsi="Times New Roman" w:cs="Times New Roman"/>
            <w:spacing w:val="-2"/>
            <w:sz w:val="24"/>
            <w:szCs w:val="24"/>
          </w:rPr>
          <w:t xml:space="preserve"> </w:t>
        </w:r>
      </w:hyperlink>
      <w:r w:rsidRPr="003360D8">
        <w:rPr>
          <w:rFonts w:ascii="Times New Roman" w:hAnsi="Times New Roman" w:cs="Times New Roman"/>
          <w:sz w:val="24"/>
          <w:szCs w:val="24"/>
        </w:rPr>
        <w:t>9780070246744.</w:t>
      </w:r>
    </w:p>
    <w:sectPr w:rsidR="00BE3D92" w:rsidRPr="003360D8">
      <w:pgSz w:w="12240" w:h="15840"/>
      <w:pgMar w:top="1500" w:right="540" w:bottom="1240" w:left="500" w:header="0" w:footer="10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E7C" w:rsidRDefault="00157E7C">
      <w:r>
        <w:separator/>
      </w:r>
    </w:p>
  </w:endnote>
  <w:endnote w:type="continuationSeparator" w:id="0">
    <w:p w:rsidR="00157E7C" w:rsidRDefault="00157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713" w:rsidRDefault="00B62713">
    <w:pPr>
      <w:pStyle w:val="BodyText"/>
      <w:spacing w:line="14" w:lineRule="auto"/>
      <w:rPr>
        <w:sz w:val="20"/>
      </w:rPr>
    </w:pPr>
    <w:r>
      <w:rPr>
        <w:noProof/>
      </w:rPr>
      <w:drawing>
        <wp:anchor distT="0" distB="0" distL="0" distR="0" simplePos="0" relativeHeight="251657216" behindDoc="1" locked="0" layoutInCell="1" allowOverlap="1" wp14:anchorId="0D981F0A" wp14:editId="1FEB78F5">
          <wp:simplePos x="0" y="0"/>
          <wp:positionH relativeFrom="page">
            <wp:posOffset>1157287</wp:posOffset>
          </wp:positionH>
          <wp:positionV relativeFrom="page">
            <wp:posOffset>9212516</wp:posOffset>
          </wp:positionV>
          <wp:extent cx="5467413" cy="4508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413" cy="45085"/>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49" type="#_x0000_t202" style="position:absolute;margin-left:297.4pt;margin-top:730.25pt;width:17.3pt;height:13.05pt;z-index:-251658240;mso-position-horizontal-relative:page;mso-position-vertical-relative:page" filled="f" stroked="f">
          <v:textbox inset="0,0,0,0">
            <w:txbxContent>
              <w:p w:rsidR="00B62713" w:rsidRDefault="00B62713">
                <w:pPr>
                  <w:pStyle w:val="BodyText"/>
                  <w:spacing w:line="245" w:lineRule="exact"/>
                  <w:ind w:left="60"/>
                  <w:rPr>
                    <w:rFonts w:ascii="Calibri"/>
                  </w:rPr>
                </w:pPr>
                <w:r>
                  <w:fldChar w:fldCharType="begin"/>
                </w:r>
                <w:r>
                  <w:rPr>
                    <w:rFonts w:ascii="Calibri"/>
                  </w:rPr>
                  <w:instrText xml:space="preserve"> PAGE </w:instrText>
                </w:r>
                <w:r>
                  <w:fldChar w:fldCharType="separate"/>
                </w:r>
                <w:r w:rsidR="008B1086">
                  <w:rPr>
                    <w:rFonts w:ascii="Calibri"/>
                    <w:noProof/>
                  </w:rPr>
                  <w:t>12</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E7C" w:rsidRDefault="00157E7C">
      <w:r>
        <w:separator/>
      </w:r>
    </w:p>
  </w:footnote>
  <w:footnote w:type="continuationSeparator" w:id="0">
    <w:p w:rsidR="00157E7C" w:rsidRDefault="00157E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0350"/>
    <w:multiLevelType w:val="multilevel"/>
    <w:tmpl w:val="81E6F6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43C5B"/>
    <w:multiLevelType w:val="hybridMultilevel"/>
    <w:tmpl w:val="79B80D5A"/>
    <w:lvl w:ilvl="0" w:tplc="74A2DC38">
      <w:start w:val="1"/>
      <w:numFmt w:val="decimal"/>
      <w:lvlText w:val="%1."/>
      <w:lvlJc w:val="left"/>
      <w:pPr>
        <w:ind w:left="1122" w:hanging="182"/>
        <w:jc w:val="left"/>
      </w:pPr>
      <w:rPr>
        <w:rFonts w:ascii="Palatino Linotype" w:eastAsia="Palatino Linotype" w:hAnsi="Palatino Linotype" w:cs="Palatino Linotype" w:hint="default"/>
        <w:b/>
        <w:bCs/>
        <w:spacing w:val="-1"/>
        <w:w w:val="100"/>
        <w:sz w:val="20"/>
        <w:szCs w:val="20"/>
        <w:lang w:val="en-US" w:eastAsia="en-US" w:bidi="ar-SA"/>
      </w:rPr>
    </w:lvl>
    <w:lvl w:ilvl="1" w:tplc="073E2D62">
      <w:numFmt w:val="bullet"/>
      <w:lvlText w:val="•"/>
      <w:lvlJc w:val="left"/>
      <w:pPr>
        <w:ind w:left="2128" w:hanging="182"/>
      </w:pPr>
      <w:rPr>
        <w:rFonts w:hint="default"/>
        <w:lang w:val="en-US" w:eastAsia="en-US" w:bidi="ar-SA"/>
      </w:rPr>
    </w:lvl>
    <w:lvl w:ilvl="2" w:tplc="592A0F44">
      <w:numFmt w:val="bullet"/>
      <w:lvlText w:val="•"/>
      <w:lvlJc w:val="left"/>
      <w:pPr>
        <w:ind w:left="3136" w:hanging="182"/>
      </w:pPr>
      <w:rPr>
        <w:rFonts w:hint="default"/>
        <w:lang w:val="en-US" w:eastAsia="en-US" w:bidi="ar-SA"/>
      </w:rPr>
    </w:lvl>
    <w:lvl w:ilvl="3" w:tplc="143A5CF0">
      <w:numFmt w:val="bullet"/>
      <w:lvlText w:val="•"/>
      <w:lvlJc w:val="left"/>
      <w:pPr>
        <w:ind w:left="4144" w:hanging="182"/>
      </w:pPr>
      <w:rPr>
        <w:rFonts w:hint="default"/>
        <w:lang w:val="en-US" w:eastAsia="en-US" w:bidi="ar-SA"/>
      </w:rPr>
    </w:lvl>
    <w:lvl w:ilvl="4" w:tplc="C9427AA4">
      <w:numFmt w:val="bullet"/>
      <w:lvlText w:val="•"/>
      <w:lvlJc w:val="left"/>
      <w:pPr>
        <w:ind w:left="5152" w:hanging="182"/>
      </w:pPr>
      <w:rPr>
        <w:rFonts w:hint="default"/>
        <w:lang w:val="en-US" w:eastAsia="en-US" w:bidi="ar-SA"/>
      </w:rPr>
    </w:lvl>
    <w:lvl w:ilvl="5" w:tplc="5A584158">
      <w:numFmt w:val="bullet"/>
      <w:lvlText w:val="•"/>
      <w:lvlJc w:val="left"/>
      <w:pPr>
        <w:ind w:left="6160" w:hanging="182"/>
      </w:pPr>
      <w:rPr>
        <w:rFonts w:hint="default"/>
        <w:lang w:val="en-US" w:eastAsia="en-US" w:bidi="ar-SA"/>
      </w:rPr>
    </w:lvl>
    <w:lvl w:ilvl="6" w:tplc="578634C6">
      <w:numFmt w:val="bullet"/>
      <w:lvlText w:val="•"/>
      <w:lvlJc w:val="left"/>
      <w:pPr>
        <w:ind w:left="7168" w:hanging="182"/>
      </w:pPr>
      <w:rPr>
        <w:rFonts w:hint="default"/>
        <w:lang w:val="en-US" w:eastAsia="en-US" w:bidi="ar-SA"/>
      </w:rPr>
    </w:lvl>
    <w:lvl w:ilvl="7" w:tplc="22348168">
      <w:numFmt w:val="bullet"/>
      <w:lvlText w:val="•"/>
      <w:lvlJc w:val="left"/>
      <w:pPr>
        <w:ind w:left="8176" w:hanging="182"/>
      </w:pPr>
      <w:rPr>
        <w:rFonts w:hint="default"/>
        <w:lang w:val="en-US" w:eastAsia="en-US" w:bidi="ar-SA"/>
      </w:rPr>
    </w:lvl>
    <w:lvl w:ilvl="8" w:tplc="D5720414">
      <w:numFmt w:val="bullet"/>
      <w:lvlText w:val="•"/>
      <w:lvlJc w:val="left"/>
      <w:pPr>
        <w:ind w:left="9184" w:hanging="182"/>
      </w:pPr>
      <w:rPr>
        <w:rFonts w:hint="default"/>
        <w:lang w:val="en-US" w:eastAsia="en-US" w:bidi="ar-SA"/>
      </w:rPr>
    </w:lvl>
  </w:abstractNum>
  <w:abstractNum w:abstractNumId="2">
    <w:nsid w:val="01CF1BBF"/>
    <w:multiLevelType w:val="multilevel"/>
    <w:tmpl w:val="41C0F5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B03C13"/>
    <w:multiLevelType w:val="hybridMultilevel"/>
    <w:tmpl w:val="F49EF88A"/>
    <w:lvl w:ilvl="0" w:tplc="77A8E3F8">
      <w:start w:val="1"/>
      <w:numFmt w:val="decimal"/>
      <w:lvlText w:val="%1)"/>
      <w:lvlJc w:val="left"/>
      <w:pPr>
        <w:ind w:left="1125" w:hanging="185"/>
        <w:jc w:val="left"/>
      </w:pPr>
      <w:rPr>
        <w:rFonts w:ascii="Palatino Linotype" w:eastAsia="Palatino Linotype" w:hAnsi="Palatino Linotype" w:cs="Palatino Linotype" w:hint="default"/>
        <w:w w:val="100"/>
        <w:sz w:val="20"/>
        <w:szCs w:val="20"/>
        <w:lang w:val="en-US" w:eastAsia="en-US" w:bidi="ar-SA"/>
      </w:rPr>
    </w:lvl>
    <w:lvl w:ilvl="1" w:tplc="5ED68BB6">
      <w:numFmt w:val="bullet"/>
      <w:lvlText w:val="•"/>
      <w:lvlJc w:val="left"/>
      <w:pPr>
        <w:ind w:left="2128" w:hanging="185"/>
      </w:pPr>
      <w:rPr>
        <w:rFonts w:hint="default"/>
        <w:lang w:val="en-US" w:eastAsia="en-US" w:bidi="ar-SA"/>
      </w:rPr>
    </w:lvl>
    <w:lvl w:ilvl="2" w:tplc="61B25F3E">
      <w:numFmt w:val="bullet"/>
      <w:lvlText w:val="•"/>
      <w:lvlJc w:val="left"/>
      <w:pPr>
        <w:ind w:left="3136" w:hanging="185"/>
      </w:pPr>
      <w:rPr>
        <w:rFonts w:hint="default"/>
        <w:lang w:val="en-US" w:eastAsia="en-US" w:bidi="ar-SA"/>
      </w:rPr>
    </w:lvl>
    <w:lvl w:ilvl="3" w:tplc="4AEA7970">
      <w:numFmt w:val="bullet"/>
      <w:lvlText w:val="•"/>
      <w:lvlJc w:val="left"/>
      <w:pPr>
        <w:ind w:left="4144" w:hanging="185"/>
      </w:pPr>
      <w:rPr>
        <w:rFonts w:hint="default"/>
        <w:lang w:val="en-US" w:eastAsia="en-US" w:bidi="ar-SA"/>
      </w:rPr>
    </w:lvl>
    <w:lvl w:ilvl="4" w:tplc="64D49318">
      <w:numFmt w:val="bullet"/>
      <w:lvlText w:val="•"/>
      <w:lvlJc w:val="left"/>
      <w:pPr>
        <w:ind w:left="5152" w:hanging="185"/>
      </w:pPr>
      <w:rPr>
        <w:rFonts w:hint="default"/>
        <w:lang w:val="en-US" w:eastAsia="en-US" w:bidi="ar-SA"/>
      </w:rPr>
    </w:lvl>
    <w:lvl w:ilvl="5" w:tplc="71D8D1B0">
      <w:numFmt w:val="bullet"/>
      <w:lvlText w:val="•"/>
      <w:lvlJc w:val="left"/>
      <w:pPr>
        <w:ind w:left="6160" w:hanging="185"/>
      </w:pPr>
      <w:rPr>
        <w:rFonts w:hint="default"/>
        <w:lang w:val="en-US" w:eastAsia="en-US" w:bidi="ar-SA"/>
      </w:rPr>
    </w:lvl>
    <w:lvl w:ilvl="6" w:tplc="FC8061C8">
      <w:numFmt w:val="bullet"/>
      <w:lvlText w:val="•"/>
      <w:lvlJc w:val="left"/>
      <w:pPr>
        <w:ind w:left="7168" w:hanging="185"/>
      </w:pPr>
      <w:rPr>
        <w:rFonts w:hint="default"/>
        <w:lang w:val="en-US" w:eastAsia="en-US" w:bidi="ar-SA"/>
      </w:rPr>
    </w:lvl>
    <w:lvl w:ilvl="7" w:tplc="9D0E927C">
      <w:numFmt w:val="bullet"/>
      <w:lvlText w:val="•"/>
      <w:lvlJc w:val="left"/>
      <w:pPr>
        <w:ind w:left="8176" w:hanging="185"/>
      </w:pPr>
      <w:rPr>
        <w:rFonts w:hint="default"/>
        <w:lang w:val="en-US" w:eastAsia="en-US" w:bidi="ar-SA"/>
      </w:rPr>
    </w:lvl>
    <w:lvl w:ilvl="8" w:tplc="49D4A566">
      <w:numFmt w:val="bullet"/>
      <w:lvlText w:val="•"/>
      <w:lvlJc w:val="left"/>
      <w:pPr>
        <w:ind w:left="9184" w:hanging="185"/>
      </w:pPr>
      <w:rPr>
        <w:rFonts w:hint="default"/>
        <w:lang w:val="en-US" w:eastAsia="en-US" w:bidi="ar-SA"/>
      </w:rPr>
    </w:lvl>
  </w:abstractNum>
  <w:abstractNum w:abstractNumId="4">
    <w:nsid w:val="112A3D18"/>
    <w:multiLevelType w:val="multilevel"/>
    <w:tmpl w:val="DE44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C7221B"/>
    <w:multiLevelType w:val="multilevel"/>
    <w:tmpl w:val="542A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BE724E"/>
    <w:multiLevelType w:val="hybridMultilevel"/>
    <w:tmpl w:val="F49EF88A"/>
    <w:lvl w:ilvl="0" w:tplc="77A8E3F8">
      <w:start w:val="1"/>
      <w:numFmt w:val="decimal"/>
      <w:lvlText w:val="%1)"/>
      <w:lvlJc w:val="left"/>
      <w:pPr>
        <w:ind w:left="1125" w:hanging="185"/>
        <w:jc w:val="left"/>
      </w:pPr>
      <w:rPr>
        <w:rFonts w:ascii="Palatino Linotype" w:eastAsia="Palatino Linotype" w:hAnsi="Palatino Linotype" w:cs="Palatino Linotype" w:hint="default"/>
        <w:w w:val="100"/>
        <w:sz w:val="20"/>
        <w:szCs w:val="20"/>
        <w:lang w:val="en-US" w:eastAsia="en-US" w:bidi="ar-SA"/>
      </w:rPr>
    </w:lvl>
    <w:lvl w:ilvl="1" w:tplc="5ED68BB6">
      <w:numFmt w:val="bullet"/>
      <w:lvlText w:val="•"/>
      <w:lvlJc w:val="left"/>
      <w:pPr>
        <w:ind w:left="2128" w:hanging="185"/>
      </w:pPr>
      <w:rPr>
        <w:rFonts w:hint="default"/>
        <w:lang w:val="en-US" w:eastAsia="en-US" w:bidi="ar-SA"/>
      </w:rPr>
    </w:lvl>
    <w:lvl w:ilvl="2" w:tplc="61B25F3E">
      <w:numFmt w:val="bullet"/>
      <w:lvlText w:val="•"/>
      <w:lvlJc w:val="left"/>
      <w:pPr>
        <w:ind w:left="3136" w:hanging="185"/>
      </w:pPr>
      <w:rPr>
        <w:rFonts w:hint="default"/>
        <w:lang w:val="en-US" w:eastAsia="en-US" w:bidi="ar-SA"/>
      </w:rPr>
    </w:lvl>
    <w:lvl w:ilvl="3" w:tplc="4AEA7970">
      <w:numFmt w:val="bullet"/>
      <w:lvlText w:val="•"/>
      <w:lvlJc w:val="left"/>
      <w:pPr>
        <w:ind w:left="4144" w:hanging="185"/>
      </w:pPr>
      <w:rPr>
        <w:rFonts w:hint="default"/>
        <w:lang w:val="en-US" w:eastAsia="en-US" w:bidi="ar-SA"/>
      </w:rPr>
    </w:lvl>
    <w:lvl w:ilvl="4" w:tplc="64D49318">
      <w:numFmt w:val="bullet"/>
      <w:lvlText w:val="•"/>
      <w:lvlJc w:val="left"/>
      <w:pPr>
        <w:ind w:left="5152" w:hanging="185"/>
      </w:pPr>
      <w:rPr>
        <w:rFonts w:hint="default"/>
        <w:lang w:val="en-US" w:eastAsia="en-US" w:bidi="ar-SA"/>
      </w:rPr>
    </w:lvl>
    <w:lvl w:ilvl="5" w:tplc="71D8D1B0">
      <w:numFmt w:val="bullet"/>
      <w:lvlText w:val="•"/>
      <w:lvlJc w:val="left"/>
      <w:pPr>
        <w:ind w:left="6160" w:hanging="185"/>
      </w:pPr>
      <w:rPr>
        <w:rFonts w:hint="default"/>
        <w:lang w:val="en-US" w:eastAsia="en-US" w:bidi="ar-SA"/>
      </w:rPr>
    </w:lvl>
    <w:lvl w:ilvl="6" w:tplc="FC8061C8">
      <w:numFmt w:val="bullet"/>
      <w:lvlText w:val="•"/>
      <w:lvlJc w:val="left"/>
      <w:pPr>
        <w:ind w:left="7168" w:hanging="185"/>
      </w:pPr>
      <w:rPr>
        <w:rFonts w:hint="default"/>
        <w:lang w:val="en-US" w:eastAsia="en-US" w:bidi="ar-SA"/>
      </w:rPr>
    </w:lvl>
    <w:lvl w:ilvl="7" w:tplc="9D0E927C">
      <w:numFmt w:val="bullet"/>
      <w:lvlText w:val="•"/>
      <w:lvlJc w:val="left"/>
      <w:pPr>
        <w:ind w:left="8176" w:hanging="185"/>
      </w:pPr>
      <w:rPr>
        <w:rFonts w:hint="default"/>
        <w:lang w:val="en-US" w:eastAsia="en-US" w:bidi="ar-SA"/>
      </w:rPr>
    </w:lvl>
    <w:lvl w:ilvl="8" w:tplc="49D4A566">
      <w:numFmt w:val="bullet"/>
      <w:lvlText w:val="•"/>
      <w:lvlJc w:val="left"/>
      <w:pPr>
        <w:ind w:left="9184" w:hanging="185"/>
      </w:pPr>
      <w:rPr>
        <w:rFonts w:hint="default"/>
        <w:lang w:val="en-US" w:eastAsia="en-US" w:bidi="ar-SA"/>
      </w:rPr>
    </w:lvl>
  </w:abstractNum>
  <w:abstractNum w:abstractNumId="7">
    <w:nsid w:val="24505CB5"/>
    <w:multiLevelType w:val="multilevel"/>
    <w:tmpl w:val="A9302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302415"/>
    <w:multiLevelType w:val="hybridMultilevel"/>
    <w:tmpl w:val="F49EF88A"/>
    <w:lvl w:ilvl="0" w:tplc="77A8E3F8">
      <w:start w:val="1"/>
      <w:numFmt w:val="decimal"/>
      <w:lvlText w:val="%1)"/>
      <w:lvlJc w:val="left"/>
      <w:pPr>
        <w:ind w:left="1125" w:hanging="185"/>
        <w:jc w:val="left"/>
      </w:pPr>
      <w:rPr>
        <w:rFonts w:ascii="Palatino Linotype" w:eastAsia="Palatino Linotype" w:hAnsi="Palatino Linotype" w:cs="Palatino Linotype" w:hint="default"/>
        <w:w w:val="100"/>
        <w:sz w:val="20"/>
        <w:szCs w:val="20"/>
        <w:lang w:val="en-US" w:eastAsia="en-US" w:bidi="ar-SA"/>
      </w:rPr>
    </w:lvl>
    <w:lvl w:ilvl="1" w:tplc="5ED68BB6">
      <w:numFmt w:val="bullet"/>
      <w:lvlText w:val="•"/>
      <w:lvlJc w:val="left"/>
      <w:pPr>
        <w:ind w:left="2128" w:hanging="185"/>
      </w:pPr>
      <w:rPr>
        <w:rFonts w:hint="default"/>
        <w:lang w:val="en-US" w:eastAsia="en-US" w:bidi="ar-SA"/>
      </w:rPr>
    </w:lvl>
    <w:lvl w:ilvl="2" w:tplc="61B25F3E">
      <w:numFmt w:val="bullet"/>
      <w:lvlText w:val="•"/>
      <w:lvlJc w:val="left"/>
      <w:pPr>
        <w:ind w:left="3136" w:hanging="185"/>
      </w:pPr>
      <w:rPr>
        <w:rFonts w:hint="default"/>
        <w:lang w:val="en-US" w:eastAsia="en-US" w:bidi="ar-SA"/>
      </w:rPr>
    </w:lvl>
    <w:lvl w:ilvl="3" w:tplc="4AEA7970">
      <w:numFmt w:val="bullet"/>
      <w:lvlText w:val="•"/>
      <w:lvlJc w:val="left"/>
      <w:pPr>
        <w:ind w:left="4144" w:hanging="185"/>
      </w:pPr>
      <w:rPr>
        <w:rFonts w:hint="default"/>
        <w:lang w:val="en-US" w:eastAsia="en-US" w:bidi="ar-SA"/>
      </w:rPr>
    </w:lvl>
    <w:lvl w:ilvl="4" w:tplc="64D49318">
      <w:numFmt w:val="bullet"/>
      <w:lvlText w:val="•"/>
      <w:lvlJc w:val="left"/>
      <w:pPr>
        <w:ind w:left="5152" w:hanging="185"/>
      </w:pPr>
      <w:rPr>
        <w:rFonts w:hint="default"/>
        <w:lang w:val="en-US" w:eastAsia="en-US" w:bidi="ar-SA"/>
      </w:rPr>
    </w:lvl>
    <w:lvl w:ilvl="5" w:tplc="71D8D1B0">
      <w:numFmt w:val="bullet"/>
      <w:lvlText w:val="•"/>
      <w:lvlJc w:val="left"/>
      <w:pPr>
        <w:ind w:left="6160" w:hanging="185"/>
      </w:pPr>
      <w:rPr>
        <w:rFonts w:hint="default"/>
        <w:lang w:val="en-US" w:eastAsia="en-US" w:bidi="ar-SA"/>
      </w:rPr>
    </w:lvl>
    <w:lvl w:ilvl="6" w:tplc="FC8061C8">
      <w:numFmt w:val="bullet"/>
      <w:lvlText w:val="•"/>
      <w:lvlJc w:val="left"/>
      <w:pPr>
        <w:ind w:left="7168" w:hanging="185"/>
      </w:pPr>
      <w:rPr>
        <w:rFonts w:hint="default"/>
        <w:lang w:val="en-US" w:eastAsia="en-US" w:bidi="ar-SA"/>
      </w:rPr>
    </w:lvl>
    <w:lvl w:ilvl="7" w:tplc="9D0E927C">
      <w:numFmt w:val="bullet"/>
      <w:lvlText w:val="•"/>
      <w:lvlJc w:val="left"/>
      <w:pPr>
        <w:ind w:left="8176" w:hanging="185"/>
      </w:pPr>
      <w:rPr>
        <w:rFonts w:hint="default"/>
        <w:lang w:val="en-US" w:eastAsia="en-US" w:bidi="ar-SA"/>
      </w:rPr>
    </w:lvl>
    <w:lvl w:ilvl="8" w:tplc="49D4A566">
      <w:numFmt w:val="bullet"/>
      <w:lvlText w:val="•"/>
      <w:lvlJc w:val="left"/>
      <w:pPr>
        <w:ind w:left="9184" w:hanging="185"/>
      </w:pPr>
      <w:rPr>
        <w:rFonts w:hint="default"/>
        <w:lang w:val="en-US" w:eastAsia="en-US" w:bidi="ar-SA"/>
      </w:rPr>
    </w:lvl>
  </w:abstractNum>
  <w:abstractNum w:abstractNumId="9">
    <w:nsid w:val="28B43C8B"/>
    <w:multiLevelType w:val="multilevel"/>
    <w:tmpl w:val="AF62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DE7E76"/>
    <w:multiLevelType w:val="multilevel"/>
    <w:tmpl w:val="6BFC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EA435F"/>
    <w:multiLevelType w:val="multilevel"/>
    <w:tmpl w:val="A36C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F63129"/>
    <w:multiLevelType w:val="multilevel"/>
    <w:tmpl w:val="44C6D538"/>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3">
    <w:nsid w:val="3A267DBC"/>
    <w:multiLevelType w:val="hybridMultilevel"/>
    <w:tmpl w:val="F49EF88A"/>
    <w:lvl w:ilvl="0" w:tplc="77A8E3F8">
      <w:start w:val="1"/>
      <w:numFmt w:val="decimal"/>
      <w:lvlText w:val="%1)"/>
      <w:lvlJc w:val="left"/>
      <w:pPr>
        <w:ind w:left="1125" w:hanging="185"/>
        <w:jc w:val="left"/>
      </w:pPr>
      <w:rPr>
        <w:rFonts w:ascii="Palatino Linotype" w:eastAsia="Palatino Linotype" w:hAnsi="Palatino Linotype" w:cs="Palatino Linotype" w:hint="default"/>
        <w:w w:val="100"/>
        <w:sz w:val="20"/>
        <w:szCs w:val="20"/>
        <w:lang w:val="en-US" w:eastAsia="en-US" w:bidi="ar-SA"/>
      </w:rPr>
    </w:lvl>
    <w:lvl w:ilvl="1" w:tplc="5ED68BB6">
      <w:numFmt w:val="bullet"/>
      <w:lvlText w:val="•"/>
      <w:lvlJc w:val="left"/>
      <w:pPr>
        <w:ind w:left="2128" w:hanging="185"/>
      </w:pPr>
      <w:rPr>
        <w:rFonts w:hint="default"/>
        <w:lang w:val="en-US" w:eastAsia="en-US" w:bidi="ar-SA"/>
      </w:rPr>
    </w:lvl>
    <w:lvl w:ilvl="2" w:tplc="61B25F3E">
      <w:numFmt w:val="bullet"/>
      <w:lvlText w:val="•"/>
      <w:lvlJc w:val="left"/>
      <w:pPr>
        <w:ind w:left="3136" w:hanging="185"/>
      </w:pPr>
      <w:rPr>
        <w:rFonts w:hint="default"/>
        <w:lang w:val="en-US" w:eastAsia="en-US" w:bidi="ar-SA"/>
      </w:rPr>
    </w:lvl>
    <w:lvl w:ilvl="3" w:tplc="4AEA7970">
      <w:numFmt w:val="bullet"/>
      <w:lvlText w:val="•"/>
      <w:lvlJc w:val="left"/>
      <w:pPr>
        <w:ind w:left="4144" w:hanging="185"/>
      </w:pPr>
      <w:rPr>
        <w:rFonts w:hint="default"/>
        <w:lang w:val="en-US" w:eastAsia="en-US" w:bidi="ar-SA"/>
      </w:rPr>
    </w:lvl>
    <w:lvl w:ilvl="4" w:tplc="64D49318">
      <w:numFmt w:val="bullet"/>
      <w:lvlText w:val="•"/>
      <w:lvlJc w:val="left"/>
      <w:pPr>
        <w:ind w:left="5152" w:hanging="185"/>
      </w:pPr>
      <w:rPr>
        <w:rFonts w:hint="default"/>
        <w:lang w:val="en-US" w:eastAsia="en-US" w:bidi="ar-SA"/>
      </w:rPr>
    </w:lvl>
    <w:lvl w:ilvl="5" w:tplc="71D8D1B0">
      <w:numFmt w:val="bullet"/>
      <w:lvlText w:val="•"/>
      <w:lvlJc w:val="left"/>
      <w:pPr>
        <w:ind w:left="6160" w:hanging="185"/>
      </w:pPr>
      <w:rPr>
        <w:rFonts w:hint="default"/>
        <w:lang w:val="en-US" w:eastAsia="en-US" w:bidi="ar-SA"/>
      </w:rPr>
    </w:lvl>
    <w:lvl w:ilvl="6" w:tplc="FC8061C8">
      <w:numFmt w:val="bullet"/>
      <w:lvlText w:val="•"/>
      <w:lvlJc w:val="left"/>
      <w:pPr>
        <w:ind w:left="7168" w:hanging="185"/>
      </w:pPr>
      <w:rPr>
        <w:rFonts w:hint="default"/>
        <w:lang w:val="en-US" w:eastAsia="en-US" w:bidi="ar-SA"/>
      </w:rPr>
    </w:lvl>
    <w:lvl w:ilvl="7" w:tplc="9D0E927C">
      <w:numFmt w:val="bullet"/>
      <w:lvlText w:val="•"/>
      <w:lvlJc w:val="left"/>
      <w:pPr>
        <w:ind w:left="8176" w:hanging="185"/>
      </w:pPr>
      <w:rPr>
        <w:rFonts w:hint="default"/>
        <w:lang w:val="en-US" w:eastAsia="en-US" w:bidi="ar-SA"/>
      </w:rPr>
    </w:lvl>
    <w:lvl w:ilvl="8" w:tplc="49D4A566">
      <w:numFmt w:val="bullet"/>
      <w:lvlText w:val="•"/>
      <w:lvlJc w:val="left"/>
      <w:pPr>
        <w:ind w:left="9184" w:hanging="185"/>
      </w:pPr>
      <w:rPr>
        <w:rFonts w:hint="default"/>
        <w:lang w:val="en-US" w:eastAsia="en-US" w:bidi="ar-SA"/>
      </w:rPr>
    </w:lvl>
  </w:abstractNum>
  <w:abstractNum w:abstractNumId="14">
    <w:nsid w:val="54254AB3"/>
    <w:multiLevelType w:val="hybridMultilevel"/>
    <w:tmpl w:val="F49EF88A"/>
    <w:lvl w:ilvl="0" w:tplc="77A8E3F8">
      <w:start w:val="1"/>
      <w:numFmt w:val="decimal"/>
      <w:lvlText w:val="%1)"/>
      <w:lvlJc w:val="left"/>
      <w:pPr>
        <w:ind w:left="1125" w:hanging="185"/>
        <w:jc w:val="left"/>
      </w:pPr>
      <w:rPr>
        <w:rFonts w:ascii="Palatino Linotype" w:eastAsia="Palatino Linotype" w:hAnsi="Palatino Linotype" w:cs="Palatino Linotype" w:hint="default"/>
        <w:w w:val="100"/>
        <w:sz w:val="20"/>
        <w:szCs w:val="20"/>
        <w:lang w:val="en-US" w:eastAsia="en-US" w:bidi="ar-SA"/>
      </w:rPr>
    </w:lvl>
    <w:lvl w:ilvl="1" w:tplc="5ED68BB6">
      <w:numFmt w:val="bullet"/>
      <w:lvlText w:val="•"/>
      <w:lvlJc w:val="left"/>
      <w:pPr>
        <w:ind w:left="2128" w:hanging="185"/>
      </w:pPr>
      <w:rPr>
        <w:rFonts w:hint="default"/>
        <w:lang w:val="en-US" w:eastAsia="en-US" w:bidi="ar-SA"/>
      </w:rPr>
    </w:lvl>
    <w:lvl w:ilvl="2" w:tplc="61B25F3E">
      <w:numFmt w:val="bullet"/>
      <w:lvlText w:val="•"/>
      <w:lvlJc w:val="left"/>
      <w:pPr>
        <w:ind w:left="3136" w:hanging="185"/>
      </w:pPr>
      <w:rPr>
        <w:rFonts w:hint="default"/>
        <w:lang w:val="en-US" w:eastAsia="en-US" w:bidi="ar-SA"/>
      </w:rPr>
    </w:lvl>
    <w:lvl w:ilvl="3" w:tplc="4AEA7970">
      <w:numFmt w:val="bullet"/>
      <w:lvlText w:val="•"/>
      <w:lvlJc w:val="left"/>
      <w:pPr>
        <w:ind w:left="4144" w:hanging="185"/>
      </w:pPr>
      <w:rPr>
        <w:rFonts w:hint="default"/>
        <w:lang w:val="en-US" w:eastAsia="en-US" w:bidi="ar-SA"/>
      </w:rPr>
    </w:lvl>
    <w:lvl w:ilvl="4" w:tplc="64D49318">
      <w:numFmt w:val="bullet"/>
      <w:lvlText w:val="•"/>
      <w:lvlJc w:val="left"/>
      <w:pPr>
        <w:ind w:left="5152" w:hanging="185"/>
      </w:pPr>
      <w:rPr>
        <w:rFonts w:hint="default"/>
        <w:lang w:val="en-US" w:eastAsia="en-US" w:bidi="ar-SA"/>
      </w:rPr>
    </w:lvl>
    <w:lvl w:ilvl="5" w:tplc="71D8D1B0">
      <w:numFmt w:val="bullet"/>
      <w:lvlText w:val="•"/>
      <w:lvlJc w:val="left"/>
      <w:pPr>
        <w:ind w:left="6160" w:hanging="185"/>
      </w:pPr>
      <w:rPr>
        <w:rFonts w:hint="default"/>
        <w:lang w:val="en-US" w:eastAsia="en-US" w:bidi="ar-SA"/>
      </w:rPr>
    </w:lvl>
    <w:lvl w:ilvl="6" w:tplc="FC8061C8">
      <w:numFmt w:val="bullet"/>
      <w:lvlText w:val="•"/>
      <w:lvlJc w:val="left"/>
      <w:pPr>
        <w:ind w:left="7168" w:hanging="185"/>
      </w:pPr>
      <w:rPr>
        <w:rFonts w:hint="default"/>
        <w:lang w:val="en-US" w:eastAsia="en-US" w:bidi="ar-SA"/>
      </w:rPr>
    </w:lvl>
    <w:lvl w:ilvl="7" w:tplc="9D0E927C">
      <w:numFmt w:val="bullet"/>
      <w:lvlText w:val="•"/>
      <w:lvlJc w:val="left"/>
      <w:pPr>
        <w:ind w:left="8176" w:hanging="185"/>
      </w:pPr>
      <w:rPr>
        <w:rFonts w:hint="default"/>
        <w:lang w:val="en-US" w:eastAsia="en-US" w:bidi="ar-SA"/>
      </w:rPr>
    </w:lvl>
    <w:lvl w:ilvl="8" w:tplc="49D4A566">
      <w:numFmt w:val="bullet"/>
      <w:lvlText w:val="•"/>
      <w:lvlJc w:val="left"/>
      <w:pPr>
        <w:ind w:left="9184" w:hanging="185"/>
      </w:pPr>
      <w:rPr>
        <w:rFonts w:hint="default"/>
        <w:lang w:val="en-US" w:eastAsia="en-US" w:bidi="ar-SA"/>
      </w:rPr>
    </w:lvl>
  </w:abstractNum>
  <w:abstractNum w:abstractNumId="15">
    <w:nsid w:val="55D63F62"/>
    <w:multiLevelType w:val="multilevel"/>
    <w:tmpl w:val="832A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A322F8"/>
    <w:multiLevelType w:val="multilevel"/>
    <w:tmpl w:val="5792D2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970F4D"/>
    <w:multiLevelType w:val="hybridMultilevel"/>
    <w:tmpl w:val="5CBE6C52"/>
    <w:lvl w:ilvl="0" w:tplc="24C4D80A">
      <w:start w:val="1"/>
      <w:numFmt w:val="decimal"/>
      <w:lvlText w:val="%1)"/>
      <w:lvlJc w:val="left"/>
      <w:pPr>
        <w:ind w:left="1125" w:hanging="185"/>
        <w:jc w:val="left"/>
      </w:pPr>
      <w:rPr>
        <w:rFonts w:hint="default"/>
        <w:i/>
        <w:iCs/>
        <w:w w:val="100"/>
        <w:lang w:val="en-US" w:eastAsia="en-US" w:bidi="ar-SA"/>
      </w:rPr>
    </w:lvl>
    <w:lvl w:ilvl="1" w:tplc="A4AAAFE8">
      <w:numFmt w:val="bullet"/>
      <w:lvlText w:val="•"/>
      <w:lvlJc w:val="left"/>
      <w:pPr>
        <w:ind w:left="2128" w:hanging="185"/>
      </w:pPr>
      <w:rPr>
        <w:rFonts w:hint="default"/>
        <w:lang w:val="en-US" w:eastAsia="en-US" w:bidi="ar-SA"/>
      </w:rPr>
    </w:lvl>
    <w:lvl w:ilvl="2" w:tplc="CF081858">
      <w:numFmt w:val="bullet"/>
      <w:lvlText w:val="•"/>
      <w:lvlJc w:val="left"/>
      <w:pPr>
        <w:ind w:left="3136" w:hanging="185"/>
      </w:pPr>
      <w:rPr>
        <w:rFonts w:hint="default"/>
        <w:lang w:val="en-US" w:eastAsia="en-US" w:bidi="ar-SA"/>
      </w:rPr>
    </w:lvl>
    <w:lvl w:ilvl="3" w:tplc="6348248E">
      <w:numFmt w:val="bullet"/>
      <w:lvlText w:val="•"/>
      <w:lvlJc w:val="left"/>
      <w:pPr>
        <w:ind w:left="4144" w:hanging="185"/>
      </w:pPr>
      <w:rPr>
        <w:rFonts w:hint="default"/>
        <w:lang w:val="en-US" w:eastAsia="en-US" w:bidi="ar-SA"/>
      </w:rPr>
    </w:lvl>
    <w:lvl w:ilvl="4" w:tplc="AE8E0B58">
      <w:numFmt w:val="bullet"/>
      <w:lvlText w:val="•"/>
      <w:lvlJc w:val="left"/>
      <w:pPr>
        <w:ind w:left="5152" w:hanging="185"/>
      </w:pPr>
      <w:rPr>
        <w:rFonts w:hint="default"/>
        <w:lang w:val="en-US" w:eastAsia="en-US" w:bidi="ar-SA"/>
      </w:rPr>
    </w:lvl>
    <w:lvl w:ilvl="5" w:tplc="756E7288">
      <w:numFmt w:val="bullet"/>
      <w:lvlText w:val="•"/>
      <w:lvlJc w:val="left"/>
      <w:pPr>
        <w:ind w:left="6160" w:hanging="185"/>
      </w:pPr>
      <w:rPr>
        <w:rFonts w:hint="default"/>
        <w:lang w:val="en-US" w:eastAsia="en-US" w:bidi="ar-SA"/>
      </w:rPr>
    </w:lvl>
    <w:lvl w:ilvl="6" w:tplc="40DCCA36">
      <w:numFmt w:val="bullet"/>
      <w:lvlText w:val="•"/>
      <w:lvlJc w:val="left"/>
      <w:pPr>
        <w:ind w:left="7168" w:hanging="185"/>
      </w:pPr>
      <w:rPr>
        <w:rFonts w:hint="default"/>
        <w:lang w:val="en-US" w:eastAsia="en-US" w:bidi="ar-SA"/>
      </w:rPr>
    </w:lvl>
    <w:lvl w:ilvl="7" w:tplc="01A6AEDC">
      <w:numFmt w:val="bullet"/>
      <w:lvlText w:val="•"/>
      <w:lvlJc w:val="left"/>
      <w:pPr>
        <w:ind w:left="8176" w:hanging="185"/>
      </w:pPr>
      <w:rPr>
        <w:rFonts w:hint="default"/>
        <w:lang w:val="en-US" w:eastAsia="en-US" w:bidi="ar-SA"/>
      </w:rPr>
    </w:lvl>
    <w:lvl w:ilvl="8" w:tplc="BB4854F2">
      <w:numFmt w:val="bullet"/>
      <w:lvlText w:val="•"/>
      <w:lvlJc w:val="left"/>
      <w:pPr>
        <w:ind w:left="9184" w:hanging="185"/>
      </w:pPr>
      <w:rPr>
        <w:rFonts w:hint="default"/>
        <w:lang w:val="en-US" w:eastAsia="en-US" w:bidi="ar-SA"/>
      </w:rPr>
    </w:lvl>
  </w:abstractNum>
  <w:abstractNum w:abstractNumId="18">
    <w:nsid w:val="753240D0"/>
    <w:multiLevelType w:val="hybridMultilevel"/>
    <w:tmpl w:val="4C2E0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AF2503"/>
    <w:multiLevelType w:val="multilevel"/>
    <w:tmpl w:val="41B4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num>
  <w:num w:numId="3">
    <w:abstractNumId w:val="6"/>
  </w:num>
  <w:num w:numId="4">
    <w:abstractNumId w:val="18"/>
  </w:num>
  <w:num w:numId="5">
    <w:abstractNumId w:val="2"/>
  </w:num>
  <w:num w:numId="6">
    <w:abstractNumId w:val="0"/>
  </w:num>
  <w:num w:numId="7">
    <w:abstractNumId w:val="7"/>
  </w:num>
  <w:num w:numId="8">
    <w:abstractNumId w:val="16"/>
  </w:num>
  <w:num w:numId="9">
    <w:abstractNumId w:val="10"/>
  </w:num>
  <w:num w:numId="10">
    <w:abstractNumId w:val="12"/>
  </w:num>
  <w:num w:numId="11">
    <w:abstractNumId w:val="15"/>
  </w:num>
  <w:num w:numId="12">
    <w:abstractNumId w:val="9"/>
  </w:num>
  <w:num w:numId="13">
    <w:abstractNumId w:val="11"/>
  </w:num>
  <w:num w:numId="14">
    <w:abstractNumId w:val="19"/>
  </w:num>
  <w:num w:numId="15">
    <w:abstractNumId w:val="5"/>
  </w:num>
  <w:num w:numId="16">
    <w:abstractNumId w:val="4"/>
  </w:num>
  <w:num w:numId="17">
    <w:abstractNumId w:val="8"/>
  </w:num>
  <w:num w:numId="18">
    <w:abstractNumId w:val="14"/>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BE3D92"/>
    <w:rsid w:val="00056379"/>
    <w:rsid w:val="00135F54"/>
    <w:rsid w:val="00157E7C"/>
    <w:rsid w:val="00226F29"/>
    <w:rsid w:val="002B0EE1"/>
    <w:rsid w:val="003360D8"/>
    <w:rsid w:val="003D44C6"/>
    <w:rsid w:val="00417094"/>
    <w:rsid w:val="004A4222"/>
    <w:rsid w:val="006053A5"/>
    <w:rsid w:val="00672255"/>
    <w:rsid w:val="006C7DB4"/>
    <w:rsid w:val="007676EC"/>
    <w:rsid w:val="007C1B79"/>
    <w:rsid w:val="008B1086"/>
    <w:rsid w:val="009113CE"/>
    <w:rsid w:val="00B62713"/>
    <w:rsid w:val="00BC38DB"/>
    <w:rsid w:val="00BE3D92"/>
    <w:rsid w:val="00C4645F"/>
    <w:rsid w:val="00DA1824"/>
    <w:rsid w:val="00DC040C"/>
    <w:rsid w:val="00E80ED6"/>
    <w:rsid w:val="00E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645F"/>
    <w:rPr>
      <w:rFonts w:ascii="Palatino Linotype" w:eastAsia="Palatino Linotype" w:hAnsi="Palatino Linotype" w:cs="Palatino Linotype"/>
    </w:rPr>
  </w:style>
  <w:style w:type="paragraph" w:styleId="Heading1">
    <w:name w:val="heading 1"/>
    <w:basedOn w:val="Normal"/>
    <w:link w:val="Heading1Char"/>
    <w:uiPriority w:val="1"/>
    <w:qFormat/>
    <w:pPr>
      <w:spacing w:line="445" w:lineRule="exact"/>
      <w:ind w:left="940"/>
      <w:jc w:val="center"/>
      <w:outlineLvl w:val="0"/>
    </w:pPr>
    <w:rPr>
      <w:b/>
      <w:bCs/>
      <w:sz w:val="36"/>
      <w:szCs w:val="36"/>
    </w:rPr>
  </w:style>
  <w:style w:type="paragraph" w:styleId="Heading2">
    <w:name w:val="heading 2"/>
    <w:basedOn w:val="Normal"/>
    <w:link w:val="Heading2Char"/>
    <w:uiPriority w:val="1"/>
    <w:qFormat/>
    <w:pPr>
      <w:ind w:left="1372" w:right="1334"/>
      <w:jc w:val="center"/>
      <w:outlineLvl w:val="1"/>
    </w:pPr>
    <w:rPr>
      <w:rFonts w:ascii="Cambria" w:eastAsia="Cambria" w:hAnsi="Cambria" w:cs="Cambria"/>
      <w:b/>
      <w:bCs/>
      <w:sz w:val="32"/>
      <w:szCs w:val="32"/>
    </w:rPr>
  </w:style>
  <w:style w:type="paragraph" w:styleId="Heading3">
    <w:name w:val="heading 3"/>
    <w:basedOn w:val="Normal"/>
    <w:uiPriority w:val="1"/>
    <w:qFormat/>
    <w:pPr>
      <w:ind w:left="1372" w:right="1330"/>
      <w:jc w:val="center"/>
      <w:outlineLvl w:val="2"/>
    </w:pPr>
    <w:rPr>
      <w:rFonts w:ascii="Cambria" w:eastAsia="Cambria" w:hAnsi="Cambria" w:cs="Cambria"/>
      <w:b/>
      <w:bCs/>
      <w:sz w:val="28"/>
      <w:szCs w:val="28"/>
    </w:rPr>
  </w:style>
  <w:style w:type="paragraph" w:styleId="Heading4">
    <w:name w:val="heading 4"/>
    <w:basedOn w:val="Normal"/>
    <w:uiPriority w:val="1"/>
    <w:qFormat/>
    <w:pPr>
      <w:ind w:left="940"/>
      <w:outlineLvl w:val="3"/>
    </w:pPr>
    <w:rPr>
      <w:b/>
      <w:bCs/>
      <w:sz w:val="24"/>
      <w:szCs w:val="24"/>
    </w:rPr>
  </w:style>
  <w:style w:type="paragraph" w:styleId="Heading5">
    <w:name w:val="heading 5"/>
    <w:basedOn w:val="Normal"/>
    <w:uiPriority w:val="1"/>
    <w:qFormat/>
    <w:pPr>
      <w:ind w:left="940"/>
      <w:outlineLvl w:val="4"/>
    </w:pPr>
    <w:rPr>
      <w:sz w:val="24"/>
      <w:szCs w:val="24"/>
    </w:rPr>
  </w:style>
  <w:style w:type="paragraph" w:styleId="Heading6">
    <w:name w:val="heading 6"/>
    <w:basedOn w:val="Normal"/>
    <w:uiPriority w:val="1"/>
    <w:qFormat/>
    <w:pPr>
      <w:ind w:left="1372" w:right="1330"/>
      <w:jc w:val="center"/>
      <w:outlineLvl w:val="5"/>
    </w:pPr>
    <w:rPr>
      <w:rFonts w:ascii="Cambria" w:eastAsia="Cambria" w:hAnsi="Cambria" w:cs="Cambria"/>
      <w:i/>
      <w:iCs/>
      <w:sz w:val="24"/>
      <w:szCs w:val="24"/>
    </w:rPr>
  </w:style>
  <w:style w:type="paragraph" w:styleId="Heading7">
    <w:name w:val="heading 7"/>
    <w:basedOn w:val="Normal"/>
    <w:uiPriority w:val="1"/>
    <w:qFormat/>
    <w:pPr>
      <w:spacing w:before="1"/>
      <w:ind w:left="940"/>
      <w:outlineLvl w:val="6"/>
    </w:pPr>
    <w:rPr>
      <w:rFonts w:ascii="Cambria" w:eastAsia="Cambria" w:hAnsi="Cambria" w:cs="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6"/>
      <w:ind w:left="940"/>
    </w:pPr>
    <w:rPr>
      <w:b/>
      <w:bCs/>
    </w:rPr>
  </w:style>
  <w:style w:type="paragraph" w:styleId="BodyText">
    <w:name w:val="Body Text"/>
    <w:basedOn w:val="Normal"/>
    <w:link w:val="BodyTextChar"/>
    <w:uiPriority w:val="1"/>
    <w:qFormat/>
  </w:style>
  <w:style w:type="paragraph" w:styleId="Title">
    <w:name w:val="Title"/>
    <w:basedOn w:val="Normal"/>
    <w:uiPriority w:val="1"/>
    <w:qFormat/>
    <w:pPr>
      <w:spacing w:before="75"/>
      <w:ind w:left="1372" w:right="1330"/>
      <w:jc w:val="center"/>
    </w:pPr>
    <w:rPr>
      <w:rFonts w:ascii="Cambria" w:eastAsia="Cambria" w:hAnsi="Cambria" w:cs="Cambria"/>
      <w:b/>
      <w:bCs/>
      <w:sz w:val="48"/>
      <w:szCs w:val="48"/>
    </w:rPr>
  </w:style>
  <w:style w:type="paragraph" w:styleId="ListParagraph">
    <w:name w:val="List Paragraph"/>
    <w:basedOn w:val="Normal"/>
    <w:uiPriority w:val="34"/>
    <w:qFormat/>
    <w:pPr>
      <w:ind w:left="1125" w:hanging="186"/>
    </w:pPr>
  </w:style>
  <w:style w:type="paragraph" w:customStyle="1" w:styleId="TableParagraph">
    <w:name w:val="Table Paragraph"/>
    <w:basedOn w:val="Normal"/>
    <w:uiPriority w:val="1"/>
    <w:qFormat/>
    <w:pPr>
      <w:spacing w:line="279" w:lineRule="exact"/>
      <w:jc w:val="center"/>
    </w:pPr>
  </w:style>
  <w:style w:type="paragraph" w:styleId="BalloonText">
    <w:name w:val="Balloon Text"/>
    <w:basedOn w:val="Normal"/>
    <w:link w:val="BalloonTextChar"/>
    <w:uiPriority w:val="99"/>
    <w:semiHidden/>
    <w:unhideWhenUsed/>
    <w:rsid w:val="00417094"/>
    <w:rPr>
      <w:rFonts w:ascii="Tahoma" w:hAnsi="Tahoma" w:cs="Tahoma"/>
      <w:sz w:val="16"/>
      <w:szCs w:val="16"/>
    </w:rPr>
  </w:style>
  <w:style w:type="character" w:customStyle="1" w:styleId="BalloonTextChar">
    <w:name w:val="Balloon Text Char"/>
    <w:basedOn w:val="DefaultParagraphFont"/>
    <w:link w:val="BalloonText"/>
    <w:uiPriority w:val="99"/>
    <w:semiHidden/>
    <w:rsid w:val="00417094"/>
    <w:rPr>
      <w:rFonts w:ascii="Tahoma" w:eastAsia="Palatino Linotype" w:hAnsi="Tahoma" w:cs="Tahoma"/>
      <w:sz w:val="16"/>
      <w:szCs w:val="16"/>
    </w:rPr>
  </w:style>
  <w:style w:type="character" w:styleId="Hyperlink">
    <w:name w:val="Hyperlink"/>
    <w:basedOn w:val="DefaultParagraphFont"/>
    <w:uiPriority w:val="99"/>
    <w:unhideWhenUsed/>
    <w:rsid w:val="00226F29"/>
    <w:rPr>
      <w:color w:val="0000FF"/>
      <w:u w:val="single"/>
    </w:rPr>
  </w:style>
  <w:style w:type="paragraph" w:customStyle="1" w:styleId="Default">
    <w:name w:val="Default"/>
    <w:rsid w:val="00226F29"/>
    <w:pPr>
      <w:widowControl/>
      <w:adjustRightInd w:val="0"/>
    </w:pPr>
    <w:rPr>
      <w:rFonts w:ascii="Cambria" w:hAnsi="Cambria" w:cs="Cambria"/>
      <w:color w:val="000000"/>
      <w:sz w:val="24"/>
      <w:szCs w:val="24"/>
      <w:lang w:bidi="hi-IN"/>
    </w:rPr>
  </w:style>
  <w:style w:type="paragraph" w:styleId="NormalWeb">
    <w:name w:val="Normal (Web)"/>
    <w:basedOn w:val="Normal"/>
    <w:uiPriority w:val="99"/>
    <w:unhideWhenUsed/>
    <w:rsid w:val="00226F2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rnthl">
    <w:name w:val="rnthl"/>
    <w:basedOn w:val="DefaultParagraphFont"/>
    <w:rsid w:val="00E80ED6"/>
  </w:style>
  <w:style w:type="paragraph" w:customStyle="1" w:styleId="rntbox">
    <w:name w:val="rntbox"/>
    <w:basedOn w:val="Normal"/>
    <w:rsid w:val="00E80ED6"/>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E80ED6"/>
    <w:rPr>
      <w:b/>
      <w:bCs/>
    </w:rPr>
  </w:style>
  <w:style w:type="paragraph" w:styleId="HTMLPreformatted">
    <w:name w:val="HTML Preformatted"/>
    <w:basedOn w:val="Normal"/>
    <w:link w:val="HTMLPreformattedChar"/>
    <w:uiPriority w:val="99"/>
    <w:semiHidden/>
    <w:unhideWhenUsed/>
    <w:rsid w:val="00E80E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0ED6"/>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0ED6"/>
    <w:rPr>
      <w:rFonts w:ascii="Courier New" w:eastAsia="Times New Roman" w:hAnsi="Courier New" w:cs="Courier New"/>
      <w:sz w:val="20"/>
      <w:szCs w:val="20"/>
    </w:rPr>
  </w:style>
  <w:style w:type="character" w:customStyle="1" w:styleId="token">
    <w:name w:val="token"/>
    <w:basedOn w:val="DefaultParagraphFont"/>
    <w:rsid w:val="00E80ED6"/>
  </w:style>
  <w:style w:type="character" w:styleId="Emphasis">
    <w:name w:val="Emphasis"/>
    <w:basedOn w:val="DefaultParagraphFont"/>
    <w:uiPriority w:val="20"/>
    <w:qFormat/>
    <w:rsid w:val="009113CE"/>
    <w:rPr>
      <w:i/>
      <w:iCs/>
    </w:rPr>
  </w:style>
  <w:style w:type="character" w:customStyle="1" w:styleId="BodyTextChar">
    <w:name w:val="Body Text Char"/>
    <w:basedOn w:val="DefaultParagraphFont"/>
    <w:link w:val="BodyText"/>
    <w:uiPriority w:val="1"/>
    <w:rsid w:val="009113CE"/>
    <w:rPr>
      <w:rFonts w:ascii="Palatino Linotype" w:eastAsia="Palatino Linotype" w:hAnsi="Palatino Linotype" w:cs="Palatino Linotype"/>
    </w:rPr>
  </w:style>
  <w:style w:type="character" w:customStyle="1" w:styleId="Heading1Char">
    <w:name w:val="Heading 1 Char"/>
    <w:basedOn w:val="DefaultParagraphFont"/>
    <w:link w:val="Heading1"/>
    <w:uiPriority w:val="1"/>
    <w:rsid w:val="00135F54"/>
    <w:rPr>
      <w:rFonts w:ascii="Palatino Linotype" w:eastAsia="Palatino Linotype" w:hAnsi="Palatino Linotype" w:cs="Palatino Linotype"/>
      <w:b/>
      <w:bCs/>
      <w:sz w:val="36"/>
      <w:szCs w:val="36"/>
    </w:rPr>
  </w:style>
  <w:style w:type="character" w:customStyle="1" w:styleId="Heading2Char">
    <w:name w:val="Heading 2 Char"/>
    <w:basedOn w:val="DefaultParagraphFont"/>
    <w:link w:val="Heading2"/>
    <w:uiPriority w:val="1"/>
    <w:rsid w:val="00C4645F"/>
    <w:rPr>
      <w:rFonts w:ascii="Cambria" w:eastAsia="Cambria" w:hAnsi="Cambria" w:cs="Cambria"/>
      <w:b/>
      <w:bCs/>
      <w:sz w:val="32"/>
      <w:szCs w:val="32"/>
    </w:rPr>
  </w:style>
  <w:style w:type="paragraph" w:styleId="Header">
    <w:name w:val="header"/>
    <w:basedOn w:val="Normal"/>
    <w:link w:val="HeaderChar"/>
    <w:uiPriority w:val="99"/>
    <w:unhideWhenUsed/>
    <w:rsid w:val="007676EC"/>
    <w:pPr>
      <w:tabs>
        <w:tab w:val="center" w:pos="4680"/>
        <w:tab w:val="right" w:pos="9360"/>
      </w:tabs>
    </w:pPr>
  </w:style>
  <w:style w:type="character" w:customStyle="1" w:styleId="HeaderChar">
    <w:name w:val="Header Char"/>
    <w:basedOn w:val="DefaultParagraphFont"/>
    <w:link w:val="Header"/>
    <w:uiPriority w:val="99"/>
    <w:rsid w:val="007676EC"/>
    <w:rPr>
      <w:rFonts w:ascii="Palatino Linotype" w:eastAsia="Palatino Linotype" w:hAnsi="Palatino Linotype" w:cs="Palatino Linotype"/>
    </w:rPr>
  </w:style>
  <w:style w:type="paragraph" w:styleId="Footer">
    <w:name w:val="footer"/>
    <w:basedOn w:val="Normal"/>
    <w:link w:val="FooterChar"/>
    <w:uiPriority w:val="99"/>
    <w:unhideWhenUsed/>
    <w:rsid w:val="007676EC"/>
    <w:pPr>
      <w:tabs>
        <w:tab w:val="center" w:pos="4680"/>
        <w:tab w:val="right" w:pos="9360"/>
      </w:tabs>
    </w:pPr>
  </w:style>
  <w:style w:type="character" w:customStyle="1" w:styleId="FooterChar">
    <w:name w:val="Footer Char"/>
    <w:basedOn w:val="DefaultParagraphFont"/>
    <w:link w:val="Footer"/>
    <w:uiPriority w:val="99"/>
    <w:rsid w:val="007676EC"/>
    <w:rPr>
      <w:rFonts w:ascii="Palatino Linotype" w:eastAsia="Palatino Linotype" w:hAnsi="Palatino Linotype" w:cs="Palatino Linotype"/>
    </w:rPr>
  </w:style>
  <w:style w:type="character" w:customStyle="1" w:styleId="a-size-large">
    <w:name w:val="a-size-large"/>
    <w:basedOn w:val="DefaultParagraphFont"/>
    <w:rsid w:val="007676EC"/>
  </w:style>
  <w:style w:type="character" w:customStyle="1" w:styleId="a-size-base">
    <w:name w:val="a-size-base"/>
    <w:basedOn w:val="DefaultParagraphFont"/>
    <w:rsid w:val="007676EC"/>
  </w:style>
  <w:style w:type="character" w:customStyle="1" w:styleId="a-list-item">
    <w:name w:val="a-list-item"/>
    <w:basedOn w:val="DefaultParagraphFont"/>
    <w:rsid w:val="007676EC"/>
  </w:style>
  <w:style w:type="table" w:styleId="TableGrid">
    <w:name w:val="Table Grid"/>
    <w:basedOn w:val="TableNormal"/>
    <w:uiPriority w:val="59"/>
    <w:rsid w:val="006C7D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645F"/>
    <w:rPr>
      <w:rFonts w:ascii="Palatino Linotype" w:eastAsia="Palatino Linotype" w:hAnsi="Palatino Linotype" w:cs="Palatino Linotype"/>
    </w:rPr>
  </w:style>
  <w:style w:type="paragraph" w:styleId="Heading1">
    <w:name w:val="heading 1"/>
    <w:basedOn w:val="Normal"/>
    <w:link w:val="Heading1Char"/>
    <w:uiPriority w:val="1"/>
    <w:qFormat/>
    <w:pPr>
      <w:spacing w:line="445" w:lineRule="exact"/>
      <w:ind w:left="940"/>
      <w:jc w:val="center"/>
      <w:outlineLvl w:val="0"/>
    </w:pPr>
    <w:rPr>
      <w:b/>
      <w:bCs/>
      <w:sz w:val="36"/>
      <w:szCs w:val="36"/>
    </w:rPr>
  </w:style>
  <w:style w:type="paragraph" w:styleId="Heading2">
    <w:name w:val="heading 2"/>
    <w:basedOn w:val="Normal"/>
    <w:link w:val="Heading2Char"/>
    <w:uiPriority w:val="1"/>
    <w:qFormat/>
    <w:pPr>
      <w:ind w:left="1372" w:right="1334"/>
      <w:jc w:val="center"/>
      <w:outlineLvl w:val="1"/>
    </w:pPr>
    <w:rPr>
      <w:rFonts w:ascii="Cambria" w:eastAsia="Cambria" w:hAnsi="Cambria" w:cs="Cambria"/>
      <w:b/>
      <w:bCs/>
      <w:sz w:val="32"/>
      <w:szCs w:val="32"/>
    </w:rPr>
  </w:style>
  <w:style w:type="paragraph" w:styleId="Heading3">
    <w:name w:val="heading 3"/>
    <w:basedOn w:val="Normal"/>
    <w:uiPriority w:val="1"/>
    <w:qFormat/>
    <w:pPr>
      <w:ind w:left="1372" w:right="1330"/>
      <w:jc w:val="center"/>
      <w:outlineLvl w:val="2"/>
    </w:pPr>
    <w:rPr>
      <w:rFonts w:ascii="Cambria" w:eastAsia="Cambria" w:hAnsi="Cambria" w:cs="Cambria"/>
      <w:b/>
      <w:bCs/>
      <w:sz w:val="28"/>
      <w:szCs w:val="28"/>
    </w:rPr>
  </w:style>
  <w:style w:type="paragraph" w:styleId="Heading4">
    <w:name w:val="heading 4"/>
    <w:basedOn w:val="Normal"/>
    <w:uiPriority w:val="1"/>
    <w:qFormat/>
    <w:pPr>
      <w:ind w:left="940"/>
      <w:outlineLvl w:val="3"/>
    </w:pPr>
    <w:rPr>
      <w:b/>
      <w:bCs/>
      <w:sz w:val="24"/>
      <w:szCs w:val="24"/>
    </w:rPr>
  </w:style>
  <w:style w:type="paragraph" w:styleId="Heading5">
    <w:name w:val="heading 5"/>
    <w:basedOn w:val="Normal"/>
    <w:uiPriority w:val="1"/>
    <w:qFormat/>
    <w:pPr>
      <w:ind w:left="940"/>
      <w:outlineLvl w:val="4"/>
    </w:pPr>
    <w:rPr>
      <w:sz w:val="24"/>
      <w:szCs w:val="24"/>
    </w:rPr>
  </w:style>
  <w:style w:type="paragraph" w:styleId="Heading6">
    <w:name w:val="heading 6"/>
    <w:basedOn w:val="Normal"/>
    <w:uiPriority w:val="1"/>
    <w:qFormat/>
    <w:pPr>
      <w:ind w:left="1372" w:right="1330"/>
      <w:jc w:val="center"/>
      <w:outlineLvl w:val="5"/>
    </w:pPr>
    <w:rPr>
      <w:rFonts w:ascii="Cambria" w:eastAsia="Cambria" w:hAnsi="Cambria" w:cs="Cambria"/>
      <w:i/>
      <w:iCs/>
      <w:sz w:val="24"/>
      <w:szCs w:val="24"/>
    </w:rPr>
  </w:style>
  <w:style w:type="paragraph" w:styleId="Heading7">
    <w:name w:val="heading 7"/>
    <w:basedOn w:val="Normal"/>
    <w:uiPriority w:val="1"/>
    <w:qFormat/>
    <w:pPr>
      <w:spacing w:before="1"/>
      <w:ind w:left="940"/>
      <w:outlineLvl w:val="6"/>
    </w:pPr>
    <w:rPr>
      <w:rFonts w:ascii="Cambria" w:eastAsia="Cambria" w:hAnsi="Cambria" w:cs="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6"/>
      <w:ind w:left="940"/>
    </w:pPr>
    <w:rPr>
      <w:b/>
      <w:bCs/>
    </w:rPr>
  </w:style>
  <w:style w:type="paragraph" w:styleId="BodyText">
    <w:name w:val="Body Text"/>
    <w:basedOn w:val="Normal"/>
    <w:link w:val="BodyTextChar"/>
    <w:uiPriority w:val="1"/>
    <w:qFormat/>
  </w:style>
  <w:style w:type="paragraph" w:styleId="Title">
    <w:name w:val="Title"/>
    <w:basedOn w:val="Normal"/>
    <w:uiPriority w:val="1"/>
    <w:qFormat/>
    <w:pPr>
      <w:spacing w:before="75"/>
      <w:ind w:left="1372" w:right="1330"/>
      <w:jc w:val="center"/>
    </w:pPr>
    <w:rPr>
      <w:rFonts w:ascii="Cambria" w:eastAsia="Cambria" w:hAnsi="Cambria" w:cs="Cambria"/>
      <w:b/>
      <w:bCs/>
      <w:sz w:val="48"/>
      <w:szCs w:val="48"/>
    </w:rPr>
  </w:style>
  <w:style w:type="paragraph" w:styleId="ListParagraph">
    <w:name w:val="List Paragraph"/>
    <w:basedOn w:val="Normal"/>
    <w:uiPriority w:val="34"/>
    <w:qFormat/>
    <w:pPr>
      <w:ind w:left="1125" w:hanging="186"/>
    </w:pPr>
  </w:style>
  <w:style w:type="paragraph" w:customStyle="1" w:styleId="TableParagraph">
    <w:name w:val="Table Paragraph"/>
    <w:basedOn w:val="Normal"/>
    <w:uiPriority w:val="1"/>
    <w:qFormat/>
    <w:pPr>
      <w:spacing w:line="279" w:lineRule="exact"/>
      <w:jc w:val="center"/>
    </w:pPr>
  </w:style>
  <w:style w:type="paragraph" w:styleId="BalloonText">
    <w:name w:val="Balloon Text"/>
    <w:basedOn w:val="Normal"/>
    <w:link w:val="BalloonTextChar"/>
    <w:uiPriority w:val="99"/>
    <w:semiHidden/>
    <w:unhideWhenUsed/>
    <w:rsid w:val="00417094"/>
    <w:rPr>
      <w:rFonts w:ascii="Tahoma" w:hAnsi="Tahoma" w:cs="Tahoma"/>
      <w:sz w:val="16"/>
      <w:szCs w:val="16"/>
    </w:rPr>
  </w:style>
  <w:style w:type="character" w:customStyle="1" w:styleId="BalloonTextChar">
    <w:name w:val="Balloon Text Char"/>
    <w:basedOn w:val="DefaultParagraphFont"/>
    <w:link w:val="BalloonText"/>
    <w:uiPriority w:val="99"/>
    <w:semiHidden/>
    <w:rsid w:val="00417094"/>
    <w:rPr>
      <w:rFonts w:ascii="Tahoma" w:eastAsia="Palatino Linotype" w:hAnsi="Tahoma" w:cs="Tahoma"/>
      <w:sz w:val="16"/>
      <w:szCs w:val="16"/>
    </w:rPr>
  </w:style>
  <w:style w:type="character" w:styleId="Hyperlink">
    <w:name w:val="Hyperlink"/>
    <w:basedOn w:val="DefaultParagraphFont"/>
    <w:uiPriority w:val="99"/>
    <w:unhideWhenUsed/>
    <w:rsid w:val="00226F29"/>
    <w:rPr>
      <w:color w:val="0000FF"/>
      <w:u w:val="single"/>
    </w:rPr>
  </w:style>
  <w:style w:type="paragraph" w:customStyle="1" w:styleId="Default">
    <w:name w:val="Default"/>
    <w:rsid w:val="00226F29"/>
    <w:pPr>
      <w:widowControl/>
      <w:adjustRightInd w:val="0"/>
    </w:pPr>
    <w:rPr>
      <w:rFonts w:ascii="Cambria" w:hAnsi="Cambria" w:cs="Cambria"/>
      <w:color w:val="000000"/>
      <w:sz w:val="24"/>
      <w:szCs w:val="24"/>
      <w:lang w:bidi="hi-IN"/>
    </w:rPr>
  </w:style>
  <w:style w:type="paragraph" w:styleId="NormalWeb">
    <w:name w:val="Normal (Web)"/>
    <w:basedOn w:val="Normal"/>
    <w:uiPriority w:val="99"/>
    <w:unhideWhenUsed/>
    <w:rsid w:val="00226F2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rnthl">
    <w:name w:val="rnthl"/>
    <w:basedOn w:val="DefaultParagraphFont"/>
    <w:rsid w:val="00E80ED6"/>
  </w:style>
  <w:style w:type="paragraph" w:customStyle="1" w:styleId="rntbox">
    <w:name w:val="rntbox"/>
    <w:basedOn w:val="Normal"/>
    <w:rsid w:val="00E80ED6"/>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E80ED6"/>
    <w:rPr>
      <w:b/>
      <w:bCs/>
    </w:rPr>
  </w:style>
  <w:style w:type="paragraph" w:styleId="HTMLPreformatted">
    <w:name w:val="HTML Preformatted"/>
    <w:basedOn w:val="Normal"/>
    <w:link w:val="HTMLPreformattedChar"/>
    <w:uiPriority w:val="99"/>
    <w:semiHidden/>
    <w:unhideWhenUsed/>
    <w:rsid w:val="00E80E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0ED6"/>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0ED6"/>
    <w:rPr>
      <w:rFonts w:ascii="Courier New" w:eastAsia="Times New Roman" w:hAnsi="Courier New" w:cs="Courier New"/>
      <w:sz w:val="20"/>
      <w:szCs w:val="20"/>
    </w:rPr>
  </w:style>
  <w:style w:type="character" w:customStyle="1" w:styleId="token">
    <w:name w:val="token"/>
    <w:basedOn w:val="DefaultParagraphFont"/>
    <w:rsid w:val="00E80ED6"/>
  </w:style>
  <w:style w:type="character" w:styleId="Emphasis">
    <w:name w:val="Emphasis"/>
    <w:basedOn w:val="DefaultParagraphFont"/>
    <w:uiPriority w:val="20"/>
    <w:qFormat/>
    <w:rsid w:val="009113CE"/>
    <w:rPr>
      <w:i/>
      <w:iCs/>
    </w:rPr>
  </w:style>
  <w:style w:type="character" w:customStyle="1" w:styleId="BodyTextChar">
    <w:name w:val="Body Text Char"/>
    <w:basedOn w:val="DefaultParagraphFont"/>
    <w:link w:val="BodyText"/>
    <w:uiPriority w:val="1"/>
    <w:rsid w:val="009113CE"/>
    <w:rPr>
      <w:rFonts w:ascii="Palatino Linotype" w:eastAsia="Palatino Linotype" w:hAnsi="Palatino Linotype" w:cs="Palatino Linotype"/>
    </w:rPr>
  </w:style>
  <w:style w:type="character" w:customStyle="1" w:styleId="Heading1Char">
    <w:name w:val="Heading 1 Char"/>
    <w:basedOn w:val="DefaultParagraphFont"/>
    <w:link w:val="Heading1"/>
    <w:uiPriority w:val="1"/>
    <w:rsid w:val="00135F54"/>
    <w:rPr>
      <w:rFonts w:ascii="Palatino Linotype" w:eastAsia="Palatino Linotype" w:hAnsi="Palatino Linotype" w:cs="Palatino Linotype"/>
      <w:b/>
      <w:bCs/>
      <w:sz w:val="36"/>
      <w:szCs w:val="36"/>
    </w:rPr>
  </w:style>
  <w:style w:type="character" w:customStyle="1" w:styleId="Heading2Char">
    <w:name w:val="Heading 2 Char"/>
    <w:basedOn w:val="DefaultParagraphFont"/>
    <w:link w:val="Heading2"/>
    <w:uiPriority w:val="1"/>
    <w:rsid w:val="00C4645F"/>
    <w:rPr>
      <w:rFonts w:ascii="Cambria" w:eastAsia="Cambria" w:hAnsi="Cambria" w:cs="Cambria"/>
      <w:b/>
      <w:bCs/>
      <w:sz w:val="32"/>
      <w:szCs w:val="32"/>
    </w:rPr>
  </w:style>
  <w:style w:type="paragraph" w:styleId="Header">
    <w:name w:val="header"/>
    <w:basedOn w:val="Normal"/>
    <w:link w:val="HeaderChar"/>
    <w:uiPriority w:val="99"/>
    <w:unhideWhenUsed/>
    <w:rsid w:val="007676EC"/>
    <w:pPr>
      <w:tabs>
        <w:tab w:val="center" w:pos="4680"/>
        <w:tab w:val="right" w:pos="9360"/>
      </w:tabs>
    </w:pPr>
  </w:style>
  <w:style w:type="character" w:customStyle="1" w:styleId="HeaderChar">
    <w:name w:val="Header Char"/>
    <w:basedOn w:val="DefaultParagraphFont"/>
    <w:link w:val="Header"/>
    <w:uiPriority w:val="99"/>
    <w:rsid w:val="007676EC"/>
    <w:rPr>
      <w:rFonts w:ascii="Palatino Linotype" w:eastAsia="Palatino Linotype" w:hAnsi="Palatino Linotype" w:cs="Palatino Linotype"/>
    </w:rPr>
  </w:style>
  <w:style w:type="paragraph" w:styleId="Footer">
    <w:name w:val="footer"/>
    <w:basedOn w:val="Normal"/>
    <w:link w:val="FooterChar"/>
    <w:uiPriority w:val="99"/>
    <w:unhideWhenUsed/>
    <w:rsid w:val="007676EC"/>
    <w:pPr>
      <w:tabs>
        <w:tab w:val="center" w:pos="4680"/>
        <w:tab w:val="right" w:pos="9360"/>
      </w:tabs>
    </w:pPr>
  </w:style>
  <w:style w:type="character" w:customStyle="1" w:styleId="FooterChar">
    <w:name w:val="Footer Char"/>
    <w:basedOn w:val="DefaultParagraphFont"/>
    <w:link w:val="Footer"/>
    <w:uiPriority w:val="99"/>
    <w:rsid w:val="007676EC"/>
    <w:rPr>
      <w:rFonts w:ascii="Palatino Linotype" w:eastAsia="Palatino Linotype" w:hAnsi="Palatino Linotype" w:cs="Palatino Linotype"/>
    </w:rPr>
  </w:style>
  <w:style w:type="character" w:customStyle="1" w:styleId="a-size-large">
    <w:name w:val="a-size-large"/>
    <w:basedOn w:val="DefaultParagraphFont"/>
    <w:rsid w:val="007676EC"/>
  </w:style>
  <w:style w:type="character" w:customStyle="1" w:styleId="a-size-base">
    <w:name w:val="a-size-base"/>
    <w:basedOn w:val="DefaultParagraphFont"/>
    <w:rsid w:val="007676EC"/>
  </w:style>
  <w:style w:type="character" w:customStyle="1" w:styleId="a-list-item">
    <w:name w:val="a-list-item"/>
    <w:basedOn w:val="DefaultParagraphFont"/>
    <w:rsid w:val="007676EC"/>
  </w:style>
  <w:style w:type="table" w:styleId="TableGrid">
    <w:name w:val="Table Grid"/>
    <w:basedOn w:val="TableNormal"/>
    <w:uiPriority w:val="59"/>
    <w:rsid w:val="006C7D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32980">
      <w:bodyDiv w:val="1"/>
      <w:marLeft w:val="0"/>
      <w:marRight w:val="0"/>
      <w:marTop w:val="0"/>
      <w:marBottom w:val="0"/>
      <w:divBdr>
        <w:top w:val="none" w:sz="0" w:space="0" w:color="auto"/>
        <w:left w:val="none" w:sz="0" w:space="0" w:color="auto"/>
        <w:bottom w:val="none" w:sz="0" w:space="0" w:color="auto"/>
        <w:right w:val="none" w:sz="0" w:space="0" w:color="auto"/>
      </w:divBdr>
    </w:div>
    <w:div w:id="483199343">
      <w:bodyDiv w:val="1"/>
      <w:marLeft w:val="0"/>
      <w:marRight w:val="0"/>
      <w:marTop w:val="0"/>
      <w:marBottom w:val="0"/>
      <w:divBdr>
        <w:top w:val="none" w:sz="0" w:space="0" w:color="auto"/>
        <w:left w:val="none" w:sz="0" w:space="0" w:color="auto"/>
        <w:bottom w:val="none" w:sz="0" w:space="0" w:color="auto"/>
        <w:right w:val="none" w:sz="0" w:space="0" w:color="auto"/>
      </w:divBdr>
    </w:div>
    <w:div w:id="489634251">
      <w:bodyDiv w:val="1"/>
      <w:marLeft w:val="0"/>
      <w:marRight w:val="0"/>
      <w:marTop w:val="0"/>
      <w:marBottom w:val="0"/>
      <w:divBdr>
        <w:top w:val="none" w:sz="0" w:space="0" w:color="auto"/>
        <w:left w:val="none" w:sz="0" w:space="0" w:color="auto"/>
        <w:bottom w:val="none" w:sz="0" w:space="0" w:color="auto"/>
        <w:right w:val="none" w:sz="0" w:space="0" w:color="auto"/>
      </w:divBdr>
    </w:div>
    <w:div w:id="742488058">
      <w:bodyDiv w:val="1"/>
      <w:marLeft w:val="0"/>
      <w:marRight w:val="0"/>
      <w:marTop w:val="0"/>
      <w:marBottom w:val="0"/>
      <w:divBdr>
        <w:top w:val="none" w:sz="0" w:space="0" w:color="auto"/>
        <w:left w:val="none" w:sz="0" w:space="0" w:color="auto"/>
        <w:bottom w:val="none" w:sz="0" w:space="0" w:color="auto"/>
        <w:right w:val="none" w:sz="0" w:space="0" w:color="auto"/>
      </w:divBdr>
      <w:divsChild>
        <w:div w:id="1258558741">
          <w:marLeft w:val="0"/>
          <w:marRight w:val="0"/>
          <w:marTop w:val="0"/>
          <w:marBottom w:val="336"/>
          <w:divBdr>
            <w:top w:val="none" w:sz="0" w:space="0" w:color="auto"/>
            <w:left w:val="none" w:sz="0" w:space="0" w:color="auto"/>
            <w:bottom w:val="none" w:sz="0" w:space="0" w:color="auto"/>
            <w:right w:val="none" w:sz="0" w:space="0" w:color="auto"/>
          </w:divBdr>
        </w:div>
        <w:div w:id="1509520005">
          <w:marLeft w:val="0"/>
          <w:marRight w:val="0"/>
          <w:marTop w:val="0"/>
          <w:marBottom w:val="336"/>
          <w:divBdr>
            <w:top w:val="none" w:sz="0" w:space="0" w:color="auto"/>
            <w:left w:val="none" w:sz="0" w:space="0" w:color="auto"/>
            <w:bottom w:val="none" w:sz="0" w:space="0" w:color="auto"/>
            <w:right w:val="none" w:sz="0" w:space="0" w:color="auto"/>
          </w:divBdr>
        </w:div>
        <w:div w:id="1955866867">
          <w:marLeft w:val="0"/>
          <w:marRight w:val="0"/>
          <w:marTop w:val="0"/>
          <w:marBottom w:val="336"/>
          <w:divBdr>
            <w:top w:val="none" w:sz="0" w:space="0" w:color="auto"/>
            <w:left w:val="none" w:sz="0" w:space="0" w:color="auto"/>
            <w:bottom w:val="none" w:sz="0" w:space="0" w:color="auto"/>
            <w:right w:val="none" w:sz="0" w:space="0" w:color="auto"/>
          </w:divBdr>
        </w:div>
        <w:div w:id="928079540">
          <w:marLeft w:val="0"/>
          <w:marRight w:val="0"/>
          <w:marTop w:val="0"/>
          <w:marBottom w:val="336"/>
          <w:divBdr>
            <w:top w:val="none" w:sz="0" w:space="0" w:color="auto"/>
            <w:left w:val="none" w:sz="0" w:space="0" w:color="auto"/>
            <w:bottom w:val="none" w:sz="0" w:space="0" w:color="auto"/>
            <w:right w:val="none" w:sz="0" w:space="0" w:color="auto"/>
          </w:divBdr>
        </w:div>
        <w:div w:id="875966439">
          <w:marLeft w:val="0"/>
          <w:marRight w:val="0"/>
          <w:marTop w:val="0"/>
          <w:marBottom w:val="336"/>
          <w:divBdr>
            <w:top w:val="none" w:sz="0" w:space="0" w:color="auto"/>
            <w:left w:val="none" w:sz="0" w:space="0" w:color="auto"/>
            <w:bottom w:val="none" w:sz="0" w:space="0" w:color="auto"/>
            <w:right w:val="none" w:sz="0" w:space="0" w:color="auto"/>
          </w:divBdr>
        </w:div>
        <w:div w:id="994645196">
          <w:marLeft w:val="0"/>
          <w:marRight w:val="0"/>
          <w:marTop w:val="0"/>
          <w:marBottom w:val="336"/>
          <w:divBdr>
            <w:top w:val="none" w:sz="0" w:space="0" w:color="auto"/>
            <w:left w:val="none" w:sz="0" w:space="0" w:color="auto"/>
            <w:bottom w:val="none" w:sz="0" w:space="0" w:color="auto"/>
            <w:right w:val="none" w:sz="0" w:space="0" w:color="auto"/>
          </w:divBdr>
        </w:div>
        <w:div w:id="1920285805">
          <w:marLeft w:val="0"/>
          <w:marRight w:val="0"/>
          <w:marTop w:val="0"/>
          <w:marBottom w:val="336"/>
          <w:divBdr>
            <w:top w:val="none" w:sz="0" w:space="0" w:color="auto"/>
            <w:left w:val="none" w:sz="0" w:space="0" w:color="auto"/>
            <w:bottom w:val="none" w:sz="0" w:space="0" w:color="auto"/>
            <w:right w:val="none" w:sz="0" w:space="0" w:color="auto"/>
          </w:divBdr>
        </w:div>
        <w:div w:id="600645615">
          <w:marLeft w:val="0"/>
          <w:marRight w:val="0"/>
          <w:marTop w:val="0"/>
          <w:marBottom w:val="336"/>
          <w:divBdr>
            <w:top w:val="none" w:sz="0" w:space="0" w:color="auto"/>
            <w:left w:val="none" w:sz="0" w:space="0" w:color="auto"/>
            <w:bottom w:val="none" w:sz="0" w:space="0" w:color="auto"/>
            <w:right w:val="none" w:sz="0" w:space="0" w:color="auto"/>
          </w:divBdr>
        </w:div>
        <w:div w:id="598028279">
          <w:marLeft w:val="0"/>
          <w:marRight w:val="0"/>
          <w:marTop w:val="0"/>
          <w:marBottom w:val="336"/>
          <w:divBdr>
            <w:top w:val="none" w:sz="0" w:space="0" w:color="auto"/>
            <w:left w:val="none" w:sz="0" w:space="0" w:color="auto"/>
            <w:bottom w:val="none" w:sz="0" w:space="0" w:color="auto"/>
            <w:right w:val="none" w:sz="0" w:space="0" w:color="auto"/>
          </w:divBdr>
        </w:div>
      </w:divsChild>
    </w:div>
    <w:div w:id="857541905">
      <w:bodyDiv w:val="1"/>
      <w:marLeft w:val="0"/>
      <w:marRight w:val="0"/>
      <w:marTop w:val="0"/>
      <w:marBottom w:val="0"/>
      <w:divBdr>
        <w:top w:val="none" w:sz="0" w:space="0" w:color="auto"/>
        <w:left w:val="none" w:sz="0" w:space="0" w:color="auto"/>
        <w:bottom w:val="none" w:sz="0" w:space="0" w:color="auto"/>
        <w:right w:val="none" w:sz="0" w:space="0" w:color="auto"/>
      </w:divBdr>
      <w:divsChild>
        <w:div w:id="1075204600">
          <w:marLeft w:val="0"/>
          <w:marRight w:val="0"/>
          <w:marTop w:val="0"/>
          <w:marBottom w:val="336"/>
          <w:divBdr>
            <w:top w:val="none" w:sz="0" w:space="0" w:color="auto"/>
            <w:left w:val="none" w:sz="0" w:space="0" w:color="auto"/>
            <w:bottom w:val="none" w:sz="0" w:space="0" w:color="auto"/>
            <w:right w:val="none" w:sz="0" w:space="0" w:color="auto"/>
          </w:divBdr>
        </w:div>
      </w:divsChild>
    </w:div>
    <w:div w:id="871650357">
      <w:bodyDiv w:val="1"/>
      <w:marLeft w:val="0"/>
      <w:marRight w:val="0"/>
      <w:marTop w:val="0"/>
      <w:marBottom w:val="0"/>
      <w:divBdr>
        <w:top w:val="none" w:sz="0" w:space="0" w:color="auto"/>
        <w:left w:val="none" w:sz="0" w:space="0" w:color="auto"/>
        <w:bottom w:val="none" w:sz="0" w:space="0" w:color="auto"/>
        <w:right w:val="none" w:sz="0" w:space="0" w:color="auto"/>
      </w:divBdr>
      <w:divsChild>
        <w:div w:id="751972759">
          <w:marLeft w:val="0"/>
          <w:marRight w:val="0"/>
          <w:marTop w:val="0"/>
          <w:marBottom w:val="0"/>
          <w:divBdr>
            <w:top w:val="none" w:sz="0" w:space="0" w:color="auto"/>
            <w:left w:val="none" w:sz="0" w:space="0" w:color="auto"/>
            <w:bottom w:val="none" w:sz="0" w:space="0" w:color="auto"/>
            <w:right w:val="none" w:sz="0" w:space="0" w:color="auto"/>
          </w:divBdr>
          <w:divsChild>
            <w:div w:id="1860118825">
              <w:marLeft w:val="0"/>
              <w:marRight w:val="0"/>
              <w:marTop w:val="0"/>
              <w:marBottom w:val="0"/>
              <w:divBdr>
                <w:top w:val="none" w:sz="0" w:space="0" w:color="auto"/>
                <w:left w:val="none" w:sz="0" w:space="0" w:color="auto"/>
                <w:bottom w:val="none" w:sz="0" w:space="0" w:color="auto"/>
                <w:right w:val="none" w:sz="0" w:space="0" w:color="auto"/>
              </w:divBdr>
            </w:div>
          </w:divsChild>
        </w:div>
        <w:div w:id="1363245363">
          <w:marLeft w:val="0"/>
          <w:marRight w:val="0"/>
          <w:marTop w:val="0"/>
          <w:marBottom w:val="0"/>
          <w:divBdr>
            <w:top w:val="none" w:sz="0" w:space="0" w:color="auto"/>
            <w:left w:val="none" w:sz="0" w:space="0" w:color="auto"/>
            <w:bottom w:val="none" w:sz="0" w:space="0" w:color="auto"/>
            <w:right w:val="none" w:sz="0" w:space="0" w:color="auto"/>
          </w:divBdr>
          <w:divsChild>
            <w:div w:id="633482929">
              <w:marLeft w:val="0"/>
              <w:marRight w:val="0"/>
              <w:marTop w:val="0"/>
              <w:marBottom w:val="0"/>
              <w:divBdr>
                <w:top w:val="none" w:sz="0" w:space="0" w:color="auto"/>
                <w:left w:val="none" w:sz="0" w:space="0" w:color="auto"/>
                <w:bottom w:val="none" w:sz="0" w:space="0" w:color="auto"/>
                <w:right w:val="none" w:sz="0" w:space="0" w:color="auto"/>
              </w:divBdr>
            </w:div>
          </w:divsChild>
        </w:div>
        <w:div w:id="1708867993">
          <w:marLeft w:val="0"/>
          <w:marRight w:val="0"/>
          <w:marTop w:val="0"/>
          <w:marBottom w:val="0"/>
          <w:divBdr>
            <w:top w:val="none" w:sz="0" w:space="0" w:color="auto"/>
            <w:left w:val="none" w:sz="0" w:space="0" w:color="auto"/>
            <w:bottom w:val="none" w:sz="0" w:space="0" w:color="auto"/>
            <w:right w:val="none" w:sz="0" w:space="0" w:color="auto"/>
          </w:divBdr>
          <w:divsChild>
            <w:div w:id="423696949">
              <w:marLeft w:val="0"/>
              <w:marRight w:val="0"/>
              <w:marTop w:val="0"/>
              <w:marBottom w:val="330"/>
              <w:divBdr>
                <w:top w:val="none" w:sz="0" w:space="0" w:color="auto"/>
                <w:left w:val="none" w:sz="0" w:space="0" w:color="auto"/>
                <w:bottom w:val="none" w:sz="0" w:space="0" w:color="auto"/>
                <w:right w:val="none" w:sz="0" w:space="0" w:color="auto"/>
              </w:divBdr>
              <w:divsChild>
                <w:div w:id="1402290895">
                  <w:marLeft w:val="0"/>
                  <w:marRight w:val="0"/>
                  <w:marTop w:val="0"/>
                  <w:marBottom w:val="0"/>
                  <w:divBdr>
                    <w:top w:val="none" w:sz="0" w:space="0" w:color="auto"/>
                    <w:left w:val="none" w:sz="0" w:space="0" w:color="auto"/>
                    <w:bottom w:val="none" w:sz="0" w:space="0" w:color="auto"/>
                    <w:right w:val="none" w:sz="0" w:space="0" w:color="auto"/>
                  </w:divBdr>
                  <w:divsChild>
                    <w:div w:id="658077890">
                      <w:marLeft w:val="0"/>
                      <w:marRight w:val="0"/>
                      <w:marTop w:val="0"/>
                      <w:marBottom w:val="0"/>
                      <w:divBdr>
                        <w:top w:val="none" w:sz="0" w:space="0" w:color="auto"/>
                        <w:left w:val="none" w:sz="0" w:space="0" w:color="auto"/>
                        <w:bottom w:val="none" w:sz="0" w:space="0" w:color="auto"/>
                        <w:right w:val="none" w:sz="0" w:space="0" w:color="auto"/>
                      </w:divBdr>
                      <w:divsChild>
                        <w:div w:id="352847386">
                          <w:marLeft w:val="0"/>
                          <w:marRight w:val="0"/>
                          <w:marTop w:val="0"/>
                          <w:marBottom w:val="0"/>
                          <w:divBdr>
                            <w:top w:val="none" w:sz="0" w:space="0" w:color="auto"/>
                            <w:left w:val="none" w:sz="0" w:space="0" w:color="auto"/>
                            <w:bottom w:val="none" w:sz="0" w:space="0" w:color="auto"/>
                            <w:right w:val="none" w:sz="0" w:space="0" w:color="auto"/>
                          </w:divBdr>
                          <w:divsChild>
                            <w:div w:id="17959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783786">
      <w:bodyDiv w:val="1"/>
      <w:marLeft w:val="0"/>
      <w:marRight w:val="0"/>
      <w:marTop w:val="0"/>
      <w:marBottom w:val="0"/>
      <w:divBdr>
        <w:top w:val="none" w:sz="0" w:space="0" w:color="auto"/>
        <w:left w:val="none" w:sz="0" w:space="0" w:color="auto"/>
        <w:bottom w:val="none" w:sz="0" w:space="0" w:color="auto"/>
        <w:right w:val="none" w:sz="0" w:space="0" w:color="auto"/>
      </w:divBdr>
    </w:div>
    <w:div w:id="1026716174">
      <w:bodyDiv w:val="1"/>
      <w:marLeft w:val="0"/>
      <w:marRight w:val="0"/>
      <w:marTop w:val="0"/>
      <w:marBottom w:val="0"/>
      <w:divBdr>
        <w:top w:val="none" w:sz="0" w:space="0" w:color="auto"/>
        <w:left w:val="none" w:sz="0" w:space="0" w:color="auto"/>
        <w:bottom w:val="none" w:sz="0" w:space="0" w:color="auto"/>
        <w:right w:val="none" w:sz="0" w:space="0" w:color="auto"/>
      </w:divBdr>
      <w:divsChild>
        <w:div w:id="1836068061">
          <w:marLeft w:val="0"/>
          <w:marRight w:val="0"/>
          <w:marTop w:val="0"/>
          <w:marBottom w:val="540"/>
          <w:divBdr>
            <w:top w:val="none" w:sz="0" w:space="0" w:color="auto"/>
            <w:left w:val="none" w:sz="0" w:space="0" w:color="auto"/>
            <w:bottom w:val="none" w:sz="0" w:space="0" w:color="auto"/>
            <w:right w:val="none" w:sz="0" w:space="0" w:color="auto"/>
          </w:divBdr>
        </w:div>
      </w:divsChild>
    </w:div>
    <w:div w:id="1138187840">
      <w:bodyDiv w:val="1"/>
      <w:marLeft w:val="0"/>
      <w:marRight w:val="0"/>
      <w:marTop w:val="0"/>
      <w:marBottom w:val="0"/>
      <w:divBdr>
        <w:top w:val="none" w:sz="0" w:space="0" w:color="auto"/>
        <w:left w:val="none" w:sz="0" w:space="0" w:color="auto"/>
        <w:bottom w:val="none" w:sz="0" w:space="0" w:color="auto"/>
        <w:right w:val="none" w:sz="0" w:space="0" w:color="auto"/>
      </w:divBdr>
    </w:div>
    <w:div w:id="1272323770">
      <w:bodyDiv w:val="1"/>
      <w:marLeft w:val="0"/>
      <w:marRight w:val="0"/>
      <w:marTop w:val="0"/>
      <w:marBottom w:val="0"/>
      <w:divBdr>
        <w:top w:val="none" w:sz="0" w:space="0" w:color="auto"/>
        <w:left w:val="none" w:sz="0" w:space="0" w:color="auto"/>
        <w:bottom w:val="none" w:sz="0" w:space="0" w:color="auto"/>
        <w:right w:val="none" w:sz="0" w:space="0" w:color="auto"/>
      </w:divBdr>
    </w:div>
    <w:div w:id="1294940668">
      <w:bodyDiv w:val="1"/>
      <w:marLeft w:val="0"/>
      <w:marRight w:val="0"/>
      <w:marTop w:val="0"/>
      <w:marBottom w:val="0"/>
      <w:divBdr>
        <w:top w:val="none" w:sz="0" w:space="0" w:color="auto"/>
        <w:left w:val="none" w:sz="0" w:space="0" w:color="auto"/>
        <w:bottom w:val="none" w:sz="0" w:space="0" w:color="auto"/>
        <w:right w:val="none" w:sz="0" w:space="0" w:color="auto"/>
      </w:divBdr>
    </w:div>
    <w:div w:id="1308049985">
      <w:bodyDiv w:val="1"/>
      <w:marLeft w:val="0"/>
      <w:marRight w:val="0"/>
      <w:marTop w:val="0"/>
      <w:marBottom w:val="0"/>
      <w:divBdr>
        <w:top w:val="none" w:sz="0" w:space="0" w:color="auto"/>
        <w:left w:val="none" w:sz="0" w:space="0" w:color="auto"/>
        <w:bottom w:val="none" w:sz="0" w:space="0" w:color="auto"/>
        <w:right w:val="none" w:sz="0" w:space="0" w:color="auto"/>
      </w:divBdr>
      <w:divsChild>
        <w:div w:id="1241060165">
          <w:marLeft w:val="0"/>
          <w:marRight w:val="0"/>
          <w:marTop w:val="0"/>
          <w:marBottom w:val="540"/>
          <w:divBdr>
            <w:top w:val="none" w:sz="0" w:space="0" w:color="auto"/>
            <w:left w:val="none" w:sz="0" w:space="0" w:color="auto"/>
            <w:bottom w:val="none" w:sz="0" w:space="0" w:color="auto"/>
            <w:right w:val="none" w:sz="0" w:space="0" w:color="auto"/>
          </w:divBdr>
        </w:div>
      </w:divsChild>
    </w:div>
    <w:div w:id="1333146454">
      <w:bodyDiv w:val="1"/>
      <w:marLeft w:val="0"/>
      <w:marRight w:val="0"/>
      <w:marTop w:val="0"/>
      <w:marBottom w:val="0"/>
      <w:divBdr>
        <w:top w:val="none" w:sz="0" w:space="0" w:color="auto"/>
        <w:left w:val="none" w:sz="0" w:space="0" w:color="auto"/>
        <w:bottom w:val="none" w:sz="0" w:space="0" w:color="auto"/>
        <w:right w:val="none" w:sz="0" w:space="0" w:color="auto"/>
      </w:divBdr>
    </w:div>
    <w:div w:id="1460301303">
      <w:bodyDiv w:val="1"/>
      <w:marLeft w:val="0"/>
      <w:marRight w:val="0"/>
      <w:marTop w:val="0"/>
      <w:marBottom w:val="0"/>
      <w:divBdr>
        <w:top w:val="none" w:sz="0" w:space="0" w:color="auto"/>
        <w:left w:val="none" w:sz="0" w:space="0" w:color="auto"/>
        <w:bottom w:val="none" w:sz="0" w:space="0" w:color="auto"/>
        <w:right w:val="none" w:sz="0" w:space="0" w:color="auto"/>
      </w:divBdr>
    </w:div>
    <w:div w:id="1496798143">
      <w:bodyDiv w:val="1"/>
      <w:marLeft w:val="0"/>
      <w:marRight w:val="0"/>
      <w:marTop w:val="0"/>
      <w:marBottom w:val="0"/>
      <w:divBdr>
        <w:top w:val="none" w:sz="0" w:space="0" w:color="auto"/>
        <w:left w:val="none" w:sz="0" w:space="0" w:color="auto"/>
        <w:bottom w:val="none" w:sz="0" w:space="0" w:color="auto"/>
        <w:right w:val="none" w:sz="0" w:space="0" w:color="auto"/>
      </w:divBdr>
      <w:divsChild>
        <w:div w:id="1560284904">
          <w:marLeft w:val="0"/>
          <w:marRight w:val="0"/>
          <w:marTop w:val="0"/>
          <w:marBottom w:val="0"/>
          <w:divBdr>
            <w:top w:val="none" w:sz="0" w:space="0" w:color="auto"/>
            <w:left w:val="none" w:sz="0" w:space="0" w:color="auto"/>
            <w:bottom w:val="none" w:sz="0" w:space="0" w:color="auto"/>
            <w:right w:val="none" w:sz="0" w:space="0" w:color="auto"/>
          </w:divBdr>
        </w:div>
      </w:divsChild>
    </w:div>
    <w:div w:id="1996450475">
      <w:bodyDiv w:val="1"/>
      <w:marLeft w:val="0"/>
      <w:marRight w:val="0"/>
      <w:marTop w:val="0"/>
      <w:marBottom w:val="0"/>
      <w:divBdr>
        <w:top w:val="none" w:sz="0" w:space="0" w:color="auto"/>
        <w:left w:val="none" w:sz="0" w:space="0" w:color="auto"/>
        <w:bottom w:val="none" w:sz="0" w:space="0" w:color="auto"/>
        <w:right w:val="none" w:sz="0" w:space="0" w:color="auto"/>
      </w:divBdr>
      <w:divsChild>
        <w:div w:id="1693874876">
          <w:marLeft w:val="0"/>
          <w:marRight w:val="0"/>
          <w:marTop w:val="0"/>
          <w:marBottom w:val="0"/>
          <w:divBdr>
            <w:top w:val="none" w:sz="0" w:space="0" w:color="auto"/>
            <w:left w:val="none" w:sz="0" w:space="0" w:color="auto"/>
            <w:bottom w:val="none" w:sz="0" w:space="0" w:color="auto"/>
            <w:right w:val="none" w:sz="0" w:space="0" w:color="auto"/>
          </w:divBdr>
          <w:divsChild>
            <w:div w:id="151919684">
              <w:marLeft w:val="0"/>
              <w:marRight w:val="360"/>
              <w:marTop w:val="0"/>
              <w:marBottom w:val="0"/>
              <w:divBdr>
                <w:top w:val="none" w:sz="0" w:space="0" w:color="auto"/>
                <w:left w:val="none" w:sz="0" w:space="0" w:color="auto"/>
                <w:bottom w:val="none" w:sz="0" w:space="0" w:color="auto"/>
                <w:right w:val="none" w:sz="0" w:space="0" w:color="auto"/>
              </w:divBdr>
            </w:div>
          </w:divsChild>
        </w:div>
        <w:div w:id="82991020">
          <w:marLeft w:val="0"/>
          <w:marRight w:val="0"/>
          <w:marTop w:val="0"/>
          <w:marBottom w:val="0"/>
          <w:divBdr>
            <w:top w:val="none" w:sz="0" w:space="0" w:color="auto"/>
            <w:left w:val="none" w:sz="0" w:space="0" w:color="auto"/>
            <w:bottom w:val="none" w:sz="0" w:space="0" w:color="auto"/>
            <w:right w:val="none" w:sz="0" w:space="0" w:color="auto"/>
          </w:divBdr>
          <w:divsChild>
            <w:div w:id="1069575956">
              <w:marLeft w:val="0"/>
              <w:marRight w:val="0"/>
              <w:marTop w:val="0"/>
              <w:marBottom w:val="0"/>
              <w:divBdr>
                <w:top w:val="none" w:sz="0" w:space="0" w:color="auto"/>
                <w:left w:val="none" w:sz="0" w:space="0" w:color="auto"/>
                <w:bottom w:val="none" w:sz="0" w:space="0" w:color="auto"/>
                <w:right w:val="none" w:sz="0" w:space="0" w:color="auto"/>
              </w:divBdr>
              <w:divsChild>
                <w:div w:id="868954274">
                  <w:marLeft w:val="0"/>
                  <w:marRight w:val="0"/>
                  <w:marTop w:val="0"/>
                  <w:marBottom w:val="0"/>
                  <w:divBdr>
                    <w:top w:val="single" w:sz="6" w:space="9" w:color="DDDDDD"/>
                    <w:left w:val="none" w:sz="0" w:space="0" w:color="auto"/>
                    <w:bottom w:val="none" w:sz="0" w:space="0" w:color="auto"/>
                    <w:right w:val="none" w:sz="0" w:space="0" w:color="auto"/>
                  </w:divBdr>
                </w:div>
              </w:divsChild>
            </w:div>
          </w:divsChild>
        </w:div>
      </w:divsChild>
    </w:div>
    <w:div w:id="2089420035">
      <w:bodyDiv w:val="1"/>
      <w:marLeft w:val="0"/>
      <w:marRight w:val="0"/>
      <w:marTop w:val="0"/>
      <w:marBottom w:val="0"/>
      <w:divBdr>
        <w:top w:val="none" w:sz="0" w:space="0" w:color="auto"/>
        <w:left w:val="none" w:sz="0" w:space="0" w:color="auto"/>
        <w:bottom w:val="none" w:sz="0" w:space="0" w:color="auto"/>
        <w:right w:val="none" w:sz="0" w:space="0" w:color="auto"/>
      </w:divBdr>
      <w:divsChild>
        <w:div w:id="1390377008">
          <w:marLeft w:val="0"/>
          <w:marRight w:val="0"/>
          <w:marTop w:val="0"/>
          <w:marBottom w:val="336"/>
          <w:divBdr>
            <w:top w:val="none" w:sz="0" w:space="0" w:color="auto"/>
            <w:left w:val="none" w:sz="0" w:space="0" w:color="auto"/>
            <w:bottom w:val="none" w:sz="0" w:space="0" w:color="auto"/>
            <w:right w:val="none" w:sz="0" w:space="0" w:color="auto"/>
          </w:divBdr>
        </w:div>
        <w:div w:id="1849713108">
          <w:marLeft w:val="0"/>
          <w:marRight w:val="0"/>
          <w:marTop w:val="0"/>
          <w:marBottom w:val="150"/>
          <w:divBdr>
            <w:top w:val="none" w:sz="0" w:space="0" w:color="auto"/>
            <w:left w:val="none" w:sz="0" w:space="0" w:color="auto"/>
            <w:bottom w:val="none" w:sz="0" w:space="0" w:color="auto"/>
            <w:right w:val="none" w:sz="0" w:space="0" w:color="auto"/>
          </w:divBdr>
        </w:div>
        <w:div w:id="576019912">
          <w:marLeft w:val="0"/>
          <w:marRight w:val="0"/>
          <w:marTop w:val="0"/>
          <w:marBottom w:val="336"/>
          <w:divBdr>
            <w:top w:val="none" w:sz="0" w:space="0" w:color="auto"/>
            <w:left w:val="none" w:sz="0" w:space="0" w:color="auto"/>
            <w:bottom w:val="none" w:sz="0" w:space="0" w:color="auto"/>
            <w:right w:val="none" w:sz="0" w:space="0" w:color="auto"/>
          </w:divBdr>
        </w:div>
        <w:div w:id="996147537">
          <w:marLeft w:val="0"/>
          <w:marRight w:val="0"/>
          <w:marTop w:val="0"/>
          <w:marBottom w:val="150"/>
          <w:divBdr>
            <w:top w:val="none" w:sz="0" w:space="0" w:color="auto"/>
            <w:left w:val="none" w:sz="0" w:space="0" w:color="auto"/>
            <w:bottom w:val="none" w:sz="0" w:space="0" w:color="auto"/>
            <w:right w:val="none" w:sz="0" w:space="0" w:color="auto"/>
          </w:divBdr>
        </w:div>
      </w:divsChild>
    </w:div>
    <w:div w:id="2108379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robu.in/product-category/robots-and-kits/" TargetMode="External"/><Relationship Id="rId21" Type="http://schemas.openxmlformats.org/officeDocument/2006/relationships/image" Target="media/image7.png"/><Relationship Id="rId34" Type="http://schemas.openxmlformats.org/officeDocument/2006/relationships/hyperlink" Target="https://makeradvisor.com/tools/ftdi-programmer-board/" TargetMode="External"/><Relationship Id="rId42" Type="http://schemas.openxmlformats.org/officeDocument/2006/relationships/hyperlink" Target="https://robu.in/product-category/wheels/disc-wheel/" TargetMode="External"/><Relationship Id="rId47" Type="http://schemas.openxmlformats.org/officeDocument/2006/relationships/hyperlink" Target="https://components101.com/modules/a4988-stepper-motor-driver-module" TargetMode="External"/><Relationship Id="rId50" Type="http://schemas.openxmlformats.org/officeDocument/2006/relationships/hyperlink" Target="https://components101.com/articles/selecting-the-right-heatsink-for-your-design-and-steps-for-heatsink-calculation-and-selection" TargetMode="External"/><Relationship Id="rId55" Type="http://schemas.openxmlformats.org/officeDocument/2006/relationships/image" Target="media/image24.jpeg"/><Relationship Id="rId63" Type="http://schemas.openxmlformats.org/officeDocument/2006/relationships/hyperlink" Target="https://www.reuters.com/article/research-and-markets-idUSnBw195490a%2B100%2BBSW20150119"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randomnerdtutorials.com/installing-the-esp32-board-in-arduino-ide-mac-and-linux-instructions/" TargetMode="External"/><Relationship Id="rId29" Type="http://schemas.openxmlformats.org/officeDocument/2006/relationships/hyperlink" Target="https://i0.wp.com/randomnerdtutorials.com/wp-content/uploads/2020/03/ESP32-CAM-pinout-new.png?quality=100&amp;strip=all&amp;ssl=1" TargetMode="External"/><Relationship Id="rId41" Type="http://schemas.openxmlformats.org/officeDocument/2006/relationships/hyperlink" Target="https://robu.in/product-category/wheels/disc-wheel/" TargetMode="External"/><Relationship Id="rId54" Type="http://schemas.openxmlformats.org/officeDocument/2006/relationships/image" Target="media/image23.jpeg"/><Relationship Id="rId62" Type="http://schemas.openxmlformats.org/officeDocument/2006/relationships/hyperlink" Target="https://en.wikipedia.org/wiki/Home_autom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7.jpeg"/><Relationship Id="rId40" Type="http://schemas.openxmlformats.org/officeDocument/2006/relationships/hyperlink" Target="https://robu.in/product-category/motor/" TargetMode="External"/><Relationship Id="rId45" Type="http://schemas.openxmlformats.org/officeDocument/2006/relationships/hyperlink" Target="https://components101.com/index.php/modules/tmc2209-stepper-motor-driver-module" TargetMode="External"/><Relationship Id="rId53" Type="http://schemas.openxmlformats.org/officeDocument/2006/relationships/image" Target="media/image22.png"/><Relationship Id="rId58" Type="http://schemas.openxmlformats.org/officeDocument/2006/relationships/hyperlink" Target="https://en.wikipedia.org/wiki/International_Standard_Book_Number"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makeradvisor.com/tools/ftdi-programmer-board/" TargetMode="External"/><Relationship Id="rId23" Type="http://schemas.openxmlformats.org/officeDocument/2006/relationships/image" Target="media/image9.jpeg"/><Relationship Id="rId28" Type="http://schemas.openxmlformats.org/officeDocument/2006/relationships/hyperlink" Target="https://makeradvisor.com/tools/esp32-cam-external-antenna/" TargetMode="External"/><Relationship Id="rId36" Type="http://schemas.openxmlformats.org/officeDocument/2006/relationships/hyperlink" Target="https://randomnerdtutorials.com/esp32-pinout-reference-gpios/" TargetMode="External"/><Relationship Id="rId49" Type="http://schemas.openxmlformats.org/officeDocument/2006/relationships/hyperlink" Target="https://components101.com/index.php/resistors" TargetMode="External"/><Relationship Id="rId57" Type="http://schemas.openxmlformats.org/officeDocument/2006/relationships/hyperlink" Target="https://books.google.com/books?id=oYmwCwAAQBAJ&amp;pg=PA108&amp;lpg=PA108&amp;source=bl&amp;sa=X%23v%3Donepage&amp;f=false" TargetMode="External"/><Relationship Id="rId61" Type="http://schemas.openxmlformats.org/officeDocument/2006/relationships/hyperlink" Target="https://en.wikipedia.org/wiki/Proprietary_protocol" TargetMode="External"/><Relationship Id="rId10" Type="http://schemas.openxmlformats.org/officeDocument/2006/relationships/image" Target="media/image2.jpeg"/><Relationship Id="rId19" Type="http://schemas.openxmlformats.org/officeDocument/2006/relationships/hyperlink" Target="https://randomnerdtutorials.com/installing-the-esp32-board-in-arduino-ide-windows-instructions/" TargetMode="External"/><Relationship Id="rId31" Type="http://schemas.openxmlformats.org/officeDocument/2006/relationships/hyperlink" Target="https://i0.wp.com/randomnerdtutorials.com/wp-content/uploads/2020/03/ESP32-CAM-AI-Thinker-schematic-diagram.png?quality=100&amp;strip=all&amp;ssl=1" TargetMode="External"/><Relationship Id="rId44" Type="http://schemas.openxmlformats.org/officeDocument/2006/relationships/image" Target="media/image19.jpeg"/><Relationship Id="rId52" Type="http://schemas.openxmlformats.org/officeDocument/2006/relationships/image" Target="media/image21.png"/><Relationship Id="rId60" Type="http://schemas.openxmlformats.org/officeDocument/2006/relationships/hyperlink" Target="https://en.wikipedia.org/wiki/Proprietary_protocol"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makeradvisor.com/tools/esp32-ca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hyperlink" Target="https://randomnerdtutorials.com/program-upload-code-esp32-cam/" TargetMode="External"/><Relationship Id="rId43" Type="http://schemas.openxmlformats.org/officeDocument/2006/relationships/hyperlink" Target="https://robu.in/product-category/motor/" TargetMode="External"/><Relationship Id="rId48" Type="http://schemas.openxmlformats.org/officeDocument/2006/relationships/hyperlink" Target="https://components101.com/index.php/capacitors" TargetMode="External"/><Relationship Id="rId56" Type="http://schemas.openxmlformats.org/officeDocument/2006/relationships/image" Target="media/image25.png"/><Relationship Id="rId64" Type="http://schemas.openxmlformats.org/officeDocument/2006/relationships/hyperlink" Target="https://en.wikipedia.org/wiki/International_Standard_Book_Number" TargetMode="Externa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hyperlink" Target="https://makeradvisor.com/tools/esp32-cam/" TargetMode="External"/><Relationship Id="rId17" Type="http://schemas.openxmlformats.org/officeDocument/2006/relationships/hyperlink" Target="https://i0.wp.com/randomnerdtutorials.com/wp-content/uploads/2019/03/ESP32-CAM-pinout-1.png?quality=100&amp;strip=all&amp;ssl=1" TargetMode="External"/><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image" Target="media/image18.jpeg"/><Relationship Id="rId46" Type="http://schemas.openxmlformats.org/officeDocument/2006/relationships/hyperlink" Target="https://components101.com/index.php/modules/drv8825-stepper-motor-driver-module" TargetMode="External"/><Relationship Id="rId59" Type="http://schemas.openxmlformats.org/officeDocument/2006/relationships/hyperlink" Target="https://en.wikipedia.org/wiki/Open_standar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A8F8D-EDEC-44A2-A7CC-94F652E7C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58</Pages>
  <Words>10274</Words>
  <Characters>58565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Bhowmik</dc:creator>
  <cp:lastModifiedBy>Onkar Choudhari</cp:lastModifiedBy>
  <cp:revision>9</cp:revision>
  <dcterms:created xsi:type="dcterms:W3CDTF">2022-05-21T08:58:00Z</dcterms:created>
  <dcterms:modified xsi:type="dcterms:W3CDTF">2022-05-25T15:17:00Z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2018-05-09T00:00:00Z</vt:filetime>
  </property>
  <property fmtid="{D5CDD505-2E9C-101B-9397-08002B2CF9AE}" pid="3" name="Creator">
    <vt:lpwstr>Microsoft® Word 2010</vt:lpwstr>
  </property>
  <property fmtid="{D5CDD505-2E9C-101B-9397-08002B2CF9AE}" pid="4" name="LastSaved">
    <vt:filetime>2022-05-21T00:00:00Z</vt:filetime>
  </property>
</Properties>
</file>